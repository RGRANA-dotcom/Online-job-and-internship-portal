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CDD7" w14:textId="77777777" w:rsidR="00B67E29" w:rsidRDefault="00B67E29" w:rsidP="00B67E29">
      <w:pPr>
        <w:pStyle w:val="Title"/>
        <w:pBdr>
          <w:bottom w:val="single" w:sz="4" w:space="1" w:color="auto"/>
        </w:pBdr>
        <w:spacing w:before="0" w:after="120"/>
        <w:ind w:left="389"/>
        <w:rPr>
          <w:rFonts w:ascii="Verdana" w:hAnsi="Verdana"/>
          <w:szCs w:val="72"/>
        </w:rPr>
      </w:pPr>
      <w:ins w:id="0" w:author="Farrukh Saleem" w:date="2002-04-02T12:13:00Z">
        <w:r>
          <w:rPr>
            <w:rFonts w:ascii="Verdana" w:hAnsi="Verdana"/>
            <w:sz w:val="36"/>
          </w:rPr>
          <w:t>Software Requirement</w:t>
        </w:r>
      </w:ins>
      <w:r>
        <w:rPr>
          <w:rFonts w:ascii="Verdana" w:hAnsi="Verdana"/>
          <w:sz w:val="36"/>
        </w:rPr>
        <w:t>s</w:t>
      </w:r>
      <w:ins w:id="1" w:author="Farrukh Saleem" w:date="2002-04-02T12:13:00Z">
        <w:r>
          <w:rPr>
            <w:rFonts w:ascii="Verdana" w:hAnsi="Verdana"/>
            <w:sz w:val="36"/>
          </w:rPr>
          <w:t xml:space="preserve"> Specification</w:t>
        </w:r>
      </w:ins>
      <w:r>
        <w:rPr>
          <w:rFonts w:ascii="Verdana" w:hAnsi="Verdana"/>
          <w:sz w:val="36"/>
        </w:rPr>
        <w:t>s</w:t>
      </w:r>
    </w:p>
    <w:p w14:paraId="78758AA4" w14:textId="77777777" w:rsidR="00B67E29" w:rsidRDefault="00B67E29" w:rsidP="00B67E29">
      <w:pPr>
        <w:pStyle w:val="special"/>
      </w:pPr>
    </w:p>
    <w:p w14:paraId="5054B81A" w14:textId="77777777" w:rsidR="00B67E29" w:rsidRDefault="00B67E29" w:rsidP="00B67E29">
      <w:pPr>
        <w:pStyle w:val="special"/>
      </w:pPr>
    </w:p>
    <w:p w14:paraId="5D27A778" w14:textId="016B5641" w:rsidR="00B67E29" w:rsidRDefault="00B67E29" w:rsidP="00B67E29">
      <w:pPr>
        <w:pStyle w:val="special"/>
        <w:jc w:val="center"/>
      </w:pPr>
      <w:r>
        <w:t>&lt;</w:t>
      </w:r>
      <w:r>
        <w:t>JOB AND INTERNSHIP PORTAL</w:t>
      </w:r>
      <w:r>
        <w:t>&gt;</w:t>
      </w:r>
    </w:p>
    <w:p w14:paraId="55508142" w14:textId="77777777" w:rsidR="00B67E29" w:rsidRDefault="00B67E29" w:rsidP="00B67E29">
      <w:pPr>
        <w:pStyle w:val="special"/>
      </w:pPr>
    </w:p>
    <w:p w14:paraId="0C7B9294" w14:textId="77777777" w:rsidR="00B67E29" w:rsidRDefault="00B67E29" w:rsidP="00B67E29">
      <w:pPr>
        <w:pStyle w:val="special"/>
        <w:rPr>
          <w:sz w:val="24"/>
        </w:rPr>
      </w:pPr>
    </w:p>
    <w:p w14:paraId="12E3F7C0" w14:textId="4EA44E86" w:rsidR="00B67E29" w:rsidRDefault="00B67E29" w:rsidP="00B67E29">
      <w:pPr>
        <w:rPr>
          <w:rFonts w:ascii="Arial Black" w:hAnsi="Arial Black" w:cs="Arial"/>
        </w:rPr>
      </w:pPr>
      <w:r>
        <w:rPr>
          <w:rFonts w:ascii="Arial Black" w:hAnsi="Arial Black" w:cs="Arial"/>
        </w:rPr>
        <w:t xml:space="preserve">Project </w:t>
      </w:r>
      <w:r>
        <w:rPr>
          <w:rFonts w:ascii="Arial Black" w:hAnsi="Arial Black" w:cs="Arial"/>
        </w:rPr>
        <w:t xml:space="preserve">Leader: </w:t>
      </w:r>
    </w:p>
    <w:p w14:paraId="5FEF6BA8" w14:textId="6B5084E5" w:rsidR="00B67E29" w:rsidRDefault="00B67E29" w:rsidP="00B67E29">
      <w:pPr>
        <w:rPr>
          <w:rFonts w:ascii="Arial Black" w:hAnsi="Arial Black" w:cs="Arial"/>
        </w:rPr>
      </w:pPr>
      <w:r>
        <w:rPr>
          <w:rFonts w:ascii="Arial Black" w:hAnsi="Arial Black" w:cs="Arial"/>
        </w:rPr>
        <w:t xml:space="preserve">                          </w:t>
      </w:r>
      <w:r w:rsidRPr="00B67E29">
        <w:rPr>
          <w:rFonts w:ascii="Arial Black" w:hAnsi="Arial Black" w:cs="Arial"/>
        </w:rPr>
        <w:t>Abdul Basit Ali khan</w:t>
      </w:r>
    </w:p>
    <w:p w14:paraId="2C12FE16" w14:textId="3DE1EE20" w:rsidR="00B67E29" w:rsidRDefault="00B67E29" w:rsidP="00B67E29">
      <w:pPr>
        <w:rPr>
          <w:rFonts w:ascii="Arial Black" w:hAnsi="Arial Black" w:cs="Arial"/>
        </w:rPr>
      </w:pPr>
      <w:r>
        <w:rPr>
          <w:rFonts w:ascii="Arial Black" w:hAnsi="Arial Black" w:cs="Arial"/>
        </w:rPr>
        <w:t xml:space="preserve">                           BSAI51S25R022</w:t>
      </w:r>
    </w:p>
    <w:p w14:paraId="7F01FEBE" w14:textId="77777777" w:rsidR="00B67E29" w:rsidRDefault="00B67E29" w:rsidP="00B67E29">
      <w:pPr>
        <w:rPr>
          <w:rFonts w:ascii="Arial Black" w:hAnsi="Arial Black" w:cs="Arial"/>
        </w:rPr>
      </w:pPr>
    </w:p>
    <w:p w14:paraId="0A96C2C0" w14:textId="77777777" w:rsidR="00B67E29" w:rsidRDefault="00B67E29" w:rsidP="00B67E29">
      <w:pPr>
        <w:rPr>
          <w:rFonts w:ascii="Arial Black" w:hAnsi="Arial Black" w:cs="Arial"/>
        </w:rPr>
      </w:pPr>
      <w:r>
        <w:rPr>
          <w:rFonts w:ascii="Arial Black" w:hAnsi="Arial Black" w:cs="Arial"/>
        </w:rPr>
        <w:t>Project Team:</w:t>
      </w:r>
    </w:p>
    <w:p w14:paraId="54B9FFD0" w14:textId="21B5F547" w:rsidR="00B67E29" w:rsidRDefault="00B67E29" w:rsidP="00B67E29">
      <w:pPr>
        <w:rPr>
          <w:rFonts w:ascii="Arial Black" w:hAnsi="Arial Black" w:cs="Arial"/>
        </w:rPr>
      </w:pPr>
      <w:r>
        <w:rPr>
          <w:rFonts w:ascii="Arial Black" w:hAnsi="Arial Black" w:cs="Arial"/>
        </w:rPr>
        <w:t xml:space="preserve">                       </w:t>
      </w:r>
      <w:proofErr w:type="gramStart"/>
      <w:r>
        <w:rPr>
          <w:rFonts w:ascii="Arial Black" w:hAnsi="Arial Black" w:cs="Arial"/>
        </w:rPr>
        <w:t>Muhammad  Abdullah</w:t>
      </w:r>
      <w:proofErr w:type="gramEnd"/>
      <w:r>
        <w:rPr>
          <w:rFonts w:ascii="Arial Black" w:hAnsi="Arial Black" w:cs="Arial"/>
        </w:rPr>
        <w:t xml:space="preserve"> </w:t>
      </w:r>
    </w:p>
    <w:p w14:paraId="0F29D47D" w14:textId="77777777" w:rsidR="00B67E29" w:rsidRDefault="00B67E29" w:rsidP="00B67E29">
      <w:pPr>
        <w:rPr>
          <w:rFonts w:ascii="Arial Black" w:hAnsi="Arial Black" w:cs="Arial"/>
        </w:rPr>
      </w:pPr>
      <w:r>
        <w:rPr>
          <w:rFonts w:ascii="Arial Black" w:hAnsi="Arial Black" w:cs="Arial"/>
        </w:rPr>
        <w:t xml:space="preserve">                       BSAI51S25R035</w:t>
      </w:r>
    </w:p>
    <w:p w14:paraId="317FF4EB" w14:textId="77777777" w:rsidR="00B67E29" w:rsidRDefault="00B67E29" w:rsidP="00B67E29">
      <w:pPr>
        <w:rPr>
          <w:rFonts w:ascii="Arial Black" w:hAnsi="Arial Black" w:cs="Arial"/>
        </w:rPr>
      </w:pPr>
      <w:r>
        <w:rPr>
          <w:rFonts w:ascii="Arial Black" w:hAnsi="Arial Black" w:cs="Arial"/>
        </w:rPr>
        <w:t xml:space="preserve">                       Muhammad Luqman Sahi</w:t>
      </w:r>
    </w:p>
    <w:p w14:paraId="7E97B403" w14:textId="5F68963B" w:rsidR="00B67E29" w:rsidRDefault="00B67E29" w:rsidP="00B67E29">
      <w:pPr>
        <w:rPr>
          <w:rFonts w:ascii="Arial Black" w:hAnsi="Arial Black" w:cs="Arial"/>
        </w:rPr>
      </w:pPr>
      <w:r>
        <w:rPr>
          <w:rFonts w:ascii="Arial Black" w:hAnsi="Arial Black" w:cs="Arial"/>
        </w:rPr>
        <w:t xml:space="preserve">                        BSAI51S25R013  </w:t>
      </w:r>
    </w:p>
    <w:p w14:paraId="1EB6EDE0" w14:textId="77777777" w:rsidR="00B67E29" w:rsidRDefault="00B67E29" w:rsidP="00B67E29">
      <w:pPr>
        <w:pStyle w:val="special"/>
      </w:pPr>
    </w:p>
    <w:p w14:paraId="6AD06CE9" w14:textId="7CA4FC90" w:rsidR="00B67E29" w:rsidRDefault="00B67E29" w:rsidP="00B67E29">
      <w:pPr>
        <w:pStyle w:val="special"/>
      </w:pPr>
      <w:r>
        <w:t>Instructor Name:</w:t>
      </w:r>
    </w:p>
    <w:p w14:paraId="58EF0BDF" w14:textId="6D5BAFAD" w:rsidR="00B67E29" w:rsidRDefault="00B67E29" w:rsidP="00B67E29">
      <w:pPr>
        <w:pStyle w:val="special"/>
      </w:pPr>
      <w:r>
        <w:t xml:space="preserve">                           </w:t>
      </w:r>
      <w:proofErr w:type="gramStart"/>
      <w:r>
        <w:t>DR .</w:t>
      </w:r>
      <w:proofErr w:type="gramEnd"/>
      <w:r>
        <w:t xml:space="preserve"> </w:t>
      </w:r>
      <w:proofErr w:type="gramStart"/>
      <w:r>
        <w:t>MUHAMMAD</w:t>
      </w:r>
      <w:proofErr w:type="gramEnd"/>
      <w:r>
        <w:t xml:space="preserve"> ILYAS</w:t>
      </w:r>
    </w:p>
    <w:p w14:paraId="20D32C5D" w14:textId="77777777" w:rsidR="00B67E29" w:rsidRDefault="00B67E29" w:rsidP="00B67E29">
      <w:pPr>
        <w:pStyle w:val="special"/>
      </w:pPr>
    </w:p>
    <w:p w14:paraId="5BAD5A32" w14:textId="693EE543" w:rsidR="00B67E29" w:rsidRDefault="00B67E29" w:rsidP="00B67E29">
      <w:pPr>
        <w:pStyle w:val="special"/>
      </w:pPr>
      <w:r>
        <w:t>Subject name:</w:t>
      </w:r>
    </w:p>
    <w:p w14:paraId="47EB3223" w14:textId="4EDA2588" w:rsidR="00B67E29" w:rsidRDefault="00B67E29" w:rsidP="00B67E29">
      <w:pPr>
        <w:pStyle w:val="special"/>
      </w:pPr>
      <w:r>
        <w:t xml:space="preserve">                         Software </w:t>
      </w:r>
      <w:proofErr w:type="gramStart"/>
      <w:r>
        <w:t>engineering(</w:t>
      </w:r>
      <w:proofErr w:type="gramEnd"/>
      <w:r>
        <w:t>SE)</w:t>
      </w:r>
    </w:p>
    <w:p w14:paraId="65A75322" w14:textId="77777777" w:rsidR="00B67E29" w:rsidRDefault="00B67E29" w:rsidP="00B67E29">
      <w:pPr>
        <w:pStyle w:val="special"/>
      </w:pPr>
    </w:p>
    <w:p w14:paraId="5F2D397C" w14:textId="77777777" w:rsidR="00B67E29" w:rsidRDefault="00B67E29" w:rsidP="00B67E29">
      <w:pPr>
        <w:pStyle w:val="special"/>
      </w:pPr>
    </w:p>
    <w:p w14:paraId="650326BB" w14:textId="77777777" w:rsidR="00B67E29" w:rsidRDefault="00B67E29" w:rsidP="00B67E29">
      <w:pPr>
        <w:pStyle w:val="special"/>
      </w:pPr>
    </w:p>
    <w:p w14:paraId="44F1C839" w14:textId="77777777" w:rsidR="00B67E29" w:rsidRDefault="00B67E29" w:rsidP="00B67E29">
      <w:pPr>
        <w:pStyle w:val="special"/>
      </w:pPr>
    </w:p>
    <w:p w14:paraId="0A9B08F4" w14:textId="77777777" w:rsidR="00B67E29" w:rsidRDefault="00B67E29" w:rsidP="00B67E29">
      <w:pPr>
        <w:pStyle w:val="special"/>
      </w:pPr>
    </w:p>
    <w:p w14:paraId="78B32EBC" w14:textId="77777777" w:rsidR="00B67E29" w:rsidRDefault="00B67E29" w:rsidP="00B67E29">
      <w:pPr>
        <w:pStyle w:val="special"/>
      </w:pPr>
    </w:p>
    <w:p w14:paraId="72C9E1B6" w14:textId="77777777" w:rsidR="00A61A26" w:rsidRDefault="00A61A26" w:rsidP="00B67E29">
      <w:pPr>
        <w:pStyle w:val="Heading1"/>
        <w:rPr>
          <w:rFonts w:cs="Arial" w:hint="default"/>
          <w:sz w:val="20"/>
        </w:rPr>
      </w:pPr>
    </w:p>
    <w:p w14:paraId="7BEE676E" w14:textId="77777777" w:rsidR="00A61A26" w:rsidRDefault="00A61A26" w:rsidP="00B67E29">
      <w:pPr>
        <w:pStyle w:val="Heading1"/>
        <w:rPr>
          <w:rFonts w:cs="Arial" w:hint="default"/>
          <w:sz w:val="20"/>
        </w:rPr>
      </w:pPr>
    </w:p>
    <w:p w14:paraId="67C55C1C" w14:textId="45E4F742" w:rsidR="00B67E29" w:rsidRDefault="00B67E29" w:rsidP="00B67E29">
      <w:pPr>
        <w:pStyle w:val="Heading1"/>
        <w:rPr>
          <w:rStyle w:val="Strong"/>
          <w:rFonts w:ascii="Times New Roman" w:hAnsi="Times New Roman" w:hint="default"/>
          <w:b/>
          <w:bCs/>
        </w:rPr>
      </w:pPr>
      <w:r>
        <w:rPr>
          <w:rFonts w:cs="Arial"/>
          <w:sz w:val="20"/>
        </w:rPr>
        <w:t xml:space="preserve">                                                                                     </w:t>
      </w:r>
    </w:p>
    <w:p w14:paraId="4B71D68E" w14:textId="77777777" w:rsidR="00B67E29" w:rsidRDefault="00B67E29" w:rsidP="00B67E29">
      <w:pPr>
        <w:pStyle w:val="Heading1"/>
        <w:jc w:val="center"/>
        <w:rPr>
          <w:rStyle w:val="Strong"/>
          <w:rFonts w:ascii="Times New Roman" w:hAnsi="Times New Roman" w:hint="default"/>
          <w:b/>
          <w:bCs/>
        </w:rPr>
      </w:pPr>
    </w:p>
    <w:p w14:paraId="77D0F563" w14:textId="77777777" w:rsidR="00B67E29" w:rsidRDefault="00B67E29" w:rsidP="00B67E29">
      <w:pPr>
        <w:pStyle w:val="Heading1"/>
        <w:jc w:val="center"/>
        <w:rPr>
          <w:rStyle w:val="Strong"/>
          <w:rFonts w:ascii="Times New Roman" w:hAnsi="Times New Roman" w:hint="default"/>
          <w:b/>
          <w:bCs/>
        </w:rPr>
      </w:pPr>
    </w:p>
    <w:p w14:paraId="78B3DB39" w14:textId="77777777" w:rsidR="00A61A26" w:rsidRPr="00A61A26" w:rsidRDefault="00A61A26" w:rsidP="00A61A26"/>
    <w:p w14:paraId="44ADF0E6" w14:textId="77777777" w:rsidR="00A61A26" w:rsidRDefault="00A61A26" w:rsidP="00A61A26">
      <w:pPr>
        <w:pBdr>
          <w:bottom w:val="single" w:sz="12" w:space="1" w:color="auto"/>
        </w:pBdr>
        <w:jc w:val="center"/>
        <w:rPr>
          <w:rFonts w:ascii="Arial" w:hAnsi="Arial" w:cs="Arial"/>
          <w:b/>
          <w:bCs/>
          <w:sz w:val="32"/>
        </w:rPr>
      </w:pPr>
      <w:ins w:id="2" w:author="Farrukh Saleem" w:date="2002-03-05T10:12:00Z">
        <w:r>
          <w:rPr>
            <w:rFonts w:ascii="Arial" w:hAnsi="Arial" w:cs="Arial"/>
            <w:b/>
            <w:bCs/>
            <w:sz w:val="32"/>
          </w:rPr>
          <w:lastRenderedPageBreak/>
          <w:t>Table of Contents</w:t>
        </w:r>
      </w:ins>
    </w:p>
    <w:p w14:paraId="5FFF8656" w14:textId="77777777" w:rsidR="00A61A26" w:rsidRDefault="00A61A26" w:rsidP="00A61A26">
      <w:pPr>
        <w:rPr>
          <w:ins w:id="3" w:author="Farrukh Saleem" w:date="2002-03-05T10:12:00Z"/>
          <w:del w:id="4" w:author="maryum" w:date="2002-08-13T11:11:00Z"/>
        </w:rPr>
      </w:pPr>
    </w:p>
    <w:p w14:paraId="68D188D3" w14:textId="77777777" w:rsidR="00A61A26" w:rsidRDefault="00A61A26" w:rsidP="00A61A26">
      <w:pPr>
        <w:jc w:val="both"/>
        <w:rPr>
          <w:ins w:id="5" w:author="Farrukh Saleem" w:date="2002-03-05T10:13:00Z"/>
        </w:rPr>
      </w:pPr>
    </w:p>
    <w:p w14:paraId="497B02F5" w14:textId="77777777" w:rsidR="00A61A26" w:rsidRDefault="00A61A26" w:rsidP="00A61A26">
      <w:pPr>
        <w:pStyle w:val="TOC2"/>
        <w:tabs>
          <w:tab w:val="left" w:pos="960"/>
        </w:tabs>
        <w:rPr>
          <w:smallCaps w:val="0"/>
          <w:sz w:val="22"/>
        </w:rPr>
      </w:pPr>
      <w:r>
        <w:rPr>
          <w:bCs/>
          <w:sz w:val="18"/>
          <w:szCs w:val="20"/>
        </w:rPr>
        <w:fldChar w:fldCharType="begin"/>
      </w:r>
      <w:r>
        <w:rPr>
          <w:bCs/>
          <w:sz w:val="18"/>
          <w:szCs w:val="20"/>
        </w:rPr>
        <w:instrText xml:space="preserve"> TOC \h \z \t "Heading 1,1,Heading 2,2,h1,2,H2,3,H3,4" </w:instrText>
      </w:r>
      <w:r>
        <w:rPr>
          <w:bCs/>
          <w:sz w:val="18"/>
          <w:szCs w:val="20"/>
        </w:rPr>
        <w:fldChar w:fldCharType="separate"/>
      </w:r>
      <w:hyperlink w:anchor="_Toc51490198" w:history="1">
        <w:r>
          <w:rPr>
            <w:rStyle w:val="Hyperlink"/>
            <w:sz w:val="30"/>
            <w:szCs w:val="28"/>
          </w:rPr>
          <w:t>1.</w:t>
        </w:r>
        <w:r>
          <w:rPr>
            <w:smallCaps w:val="0"/>
            <w:sz w:val="22"/>
          </w:rPr>
          <w:tab/>
        </w:r>
        <w:r>
          <w:rPr>
            <w:rStyle w:val="Hyperlink"/>
            <w:sz w:val="30"/>
            <w:szCs w:val="28"/>
          </w:rPr>
          <w:t>Introduction</w:t>
        </w:r>
        <w:r>
          <w:rPr>
            <w:webHidden/>
            <w:sz w:val="22"/>
          </w:rPr>
          <w:tab/>
        </w:r>
        <w:r>
          <w:rPr>
            <w:webHidden/>
            <w:sz w:val="22"/>
          </w:rPr>
          <w:fldChar w:fldCharType="begin"/>
        </w:r>
        <w:r>
          <w:rPr>
            <w:webHidden/>
            <w:sz w:val="22"/>
          </w:rPr>
          <w:instrText xml:space="preserve"> PAGEREF _Toc51490198 \h </w:instrText>
        </w:r>
        <w:r>
          <w:rPr>
            <w:sz w:val="22"/>
          </w:rPr>
        </w:r>
        <w:r>
          <w:rPr>
            <w:webHidden/>
            <w:sz w:val="22"/>
          </w:rPr>
          <w:fldChar w:fldCharType="separate"/>
        </w:r>
        <w:r>
          <w:rPr>
            <w:webHidden/>
            <w:sz w:val="22"/>
          </w:rPr>
          <w:t>5</w:t>
        </w:r>
        <w:r>
          <w:rPr>
            <w:webHidden/>
            <w:sz w:val="22"/>
          </w:rPr>
          <w:fldChar w:fldCharType="end"/>
        </w:r>
      </w:hyperlink>
    </w:p>
    <w:p w14:paraId="0F2D57F5" w14:textId="77777777" w:rsidR="00A61A26" w:rsidRDefault="00A61A26" w:rsidP="00A61A26">
      <w:pPr>
        <w:pStyle w:val="TOC3"/>
        <w:tabs>
          <w:tab w:val="left" w:pos="1200"/>
          <w:tab w:val="right" w:leader="dot" w:pos="9350"/>
        </w:tabs>
        <w:rPr>
          <w:i w:val="0"/>
          <w:iCs w:val="0"/>
          <w:noProof/>
          <w:sz w:val="20"/>
        </w:rPr>
      </w:pPr>
      <w:hyperlink w:anchor="_Toc51490199" w:history="1">
        <w:r>
          <w:rPr>
            <w:rStyle w:val="Hyperlink"/>
            <w:rFonts w:ascii="Arial" w:hAnsi="Arial" w:cs="Arial"/>
            <w:noProof/>
            <w:sz w:val="20"/>
            <w:szCs w:val="28"/>
          </w:rPr>
          <w:t>1.1</w:t>
        </w:r>
        <w:r>
          <w:rPr>
            <w:i w:val="0"/>
            <w:iCs w:val="0"/>
            <w:noProof/>
            <w:sz w:val="20"/>
          </w:rPr>
          <w:tab/>
        </w:r>
        <w:r>
          <w:rPr>
            <w:rStyle w:val="Hyperlink"/>
            <w:rFonts w:ascii="Arial" w:hAnsi="Arial" w:cs="Arial"/>
            <w:noProof/>
            <w:sz w:val="20"/>
            <w:szCs w:val="28"/>
          </w:rPr>
          <w:t>Purpose of Document</w:t>
        </w:r>
        <w:r>
          <w:rPr>
            <w:noProof/>
            <w:webHidden/>
            <w:sz w:val="20"/>
          </w:rPr>
          <w:tab/>
        </w:r>
        <w:r>
          <w:rPr>
            <w:noProof/>
            <w:webHidden/>
            <w:sz w:val="20"/>
          </w:rPr>
          <w:fldChar w:fldCharType="begin"/>
        </w:r>
        <w:r>
          <w:rPr>
            <w:noProof/>
            <w:webHidden/>
            <w:sz w:val="20"/>
          </w:rPr>
          <w:instrText xml:space="preserve"> PAGEREF _Toc51490199 \h </w:instrText>
        </w:r>
        <w:r>
          <w:rPr>
            <w:noProof/>
            <w:sz w:val="20"/>
          </w:rPr>
        </w:r>
        <w:r>
          <w:rPr>
            <w:noProof/>
            <w:webHidden/>
            <w:sz w:val="20"/>
          </w:rPr>
          <w:fldChar w:fldCharType="separate"/>
        </w:r>
        <w:r>
          <w:rPr>
            <w:noProof/>
            <w:webHidden/>
            <w:sz w:val="20"/>
          </w:rPr>
          <w:t>5</w:t>
        </w:r>
        <w:r>
          <w:rPr>
            <w:noProof/>
            <w:webHidden/>
            <w:sz w:val="20"/>
          </w:rPr>
          <w:fldChar w:fldCharType="end"/>
        </w:r>
      </w:hyperlink>
    </w:p>
    <w:p w14:paraId="59941B82" w14:textId="77777777" w:rsidR="00A61A26" w:rsidRDefault="00A61A26" w:rsidP="00A61A26">
      <w:pPr>
        <w:pStyle w:val="TOC3"/>
        <w:tabs>
          <w:tab w:val="left" w:pos="1200"/>
          <w:tab w:val="right" w:leader="dot" w:pos="9350"/>
        </w:tabs>
        <w:rPr>
          <w:i w:val="0"/>
          <w:iCs w:val="0"/>
          <w:noProof/>
          <w:sz w:val="20"/>
        </w:rPr>
      </w:pPr>
      <w:hyperlink w:anchor="_Toc51490200" w:history="1">
        <w:r>
          <w:rPr>
            <w:rStyle w:val="Hyperlink"/>
            <w:rFonts w:ascii="Arial" w:hAnsi="Arial" w:cs="Arial"/>
            <w:noProof/>
            <w:sz w:val="20"/>
            <w:szCs w:val="28"/>
          </w:rPr>
          <w:t>1.2</w:t>
        </w:r>
        <w:r>
          <w:rPr>
            <w:i w:val="0"/>
            <w:iCs w:val="0"/>
            <w:noProof/>
            <w:sz w:val="20"/>
          </w:rPr>
          <w:tab/>
        </w:r>
        <w:r>
          <w:rPr>
            <w:rStyle w:val="Hyperlink"/>
            <w:rFonts w:ascii="Arial" w:hAnsi="Arial" w:cs="Arial"/>
            <w:noProof/>
            <w:sz w:val="20"/>
            <w:szCs w:val="28"/>
          </w:rPr>
          <w:t>Project Overview</w:t>
        </w:r>
        <w:r>
          <w:rPr>
            <w:noProof/>
            <w:webHidden/>
            <w:sz w:val="20"/>
          </w:rPr>
          <w:tab/>
        </w:r>
        <w:r>
          <w:rPr>
            <w:noProof/>
            <w:webHidden/>
            <w:sz w:val="20"/>
          </w:rPr>
          <w:fldChar w:fldCharType="begin"/>
        </w:r>
        <w:r>
          <w:rPr>
            <w:noProof/>
            <w:webHidden/>
            <w:sz w:val="20"/>
          </w:rPr>
          <w:instrText xml:space="preserve"> PAGEREF _Toc51490200 \h </w:instrText>
        </w:r>
        <w:r>
          <w:rPr>
            <w:noProof/>
            <w:sz w:val="20"/>
          </w:rPr>
        </w:r>
        <w:r>
          <w:rPr>
            <w:noProof/>
            <w:webHidden/>
            <w:sz w:val="20"/>
          </w:rPr>
          <w:fldChar w:fldCharType="separate"/>
        </w:r>
        <w:r>
          <w:rPr>
            <w:noProof/>
            <w:webHidden/>
            <w:sz w:val="20"/>
          </w:rPr>
          <w:t>5</w:t>
        </w:r>
        <w:r>
          <w:rPr>
            <w:noProof/>
            <w:webHidden/>
            <w:sz w:val="20"/>
          </w:rPr>
          <w:fldChar w:fldCharType="end"/>
        </w:r>
      </w:hyperlink>
    </w:p>
    <w:p w14:paraId="21F02B56" w14:textId="77777777" w:rsidR="00A61A26" w:rsidRDefault="00A61A26" w:rsidP="00A61A26">
      <w:pPr>
        <w:pStyle w:val="TOC3"/>
        <w:tabs>
          <w:tab w:val="left" w:pos="1200"/>
          <w:tab w:val="right" w:leader="dot" w:pos="9350"/>
        </w:tabs>
        <w:rPr>
          <w:rStyle w:val="Hyperlink"/>
          <w:noProof/>
          <w:sz w:val="20"/>
        </w:rPr>
      </w:pPr>
      <w:hyperlink w:anchor="_Toc51490201" w:history="1">
        <w:r>
          <w:rPr>
            <w:rStyle w:val="Hyperlink"/>
            <w:rFonts w:ascii="Arial" w:hAnsi="Arial" w:cs="Arial"/>
            <w:noProof/>
            <w:sz w:val="20"/>
            <w:szCs w:val="28"/>
          </w:rPr>
          <w:t>1.3</w:t>
        </w:r>
        <w:r>
          <w:rPr>
            <w:i w:val="0"/>
            <w:iCs w:val="0"/>
            <w:noProof/>
            <w:sz w:val="20"/>
          </w:rPr>
          <w:tab/>
        </w:r>
        <w:r>
          <w:rPr>
            <w:rStyle w:val="Hyperlink"/>
            <w:rFonts w:ascii="Arial" w:hAnsi="Arial" w:cs="Arial"/>
            <w:noProof/>
            <w:sz w:val="20"/>
            <w:szCs w:val="28"/>
          </w:rPr>
          <w:t>Scope</w:t>
        </w:r>
        <w:r>
          <w:rPr>
            <w:noProof/>
            <w:webHidden/>
            <w:sz w:val="20"/>
          </w:rPr>
          <w:tab/>
        </w:r>
        <w:r>
          <w:rPr>
            <w:noProof/>
            <w:webHidden/>
            <w:sz w:val="20"/>
          </w:rPr>
          <w:fldChar w:fldCharType="begin"/>
        </w:r>
        <w:r>
          <w:rPr>
            <w:noProof/>
            <w:webHidden/>
            <w:sz w:val="20"/>
          </w:rPr>
          <w:instrText xml:space="preserve"> PAGEREF _Toc51490201 \h </w:instrText>
        </w:r>
        <w:r>
          <w:rPr>
            <w:noProof/>
            <w:sz w:val="20"/>
          </w:rPr>
        </w:r>
        <w:r>
          <w:rPr>
            <w:noProof/>
            <w:webHidden/>
            <w:sz w:val="20"/>
          </w:rPr>
          <w:fldChar w:fldCharType="separate"/>
        </w:r>
        <w:r>
          <w:rPr>
            <w:noProof/>
            <w:webHidden/>
            <w:sz w:val="20"/>
          </w:rPr>
          <w:t>5</w:t>
        </w:r>
        <w:r>
          <w:rPr>
            <w:noProof/>
            <w:webHidden/>
            <w:sz w:val="20"/>
          </w:rPr>
          <w:fldChar w:fldCharType="end"/>
        </w:r>
      </w:hyperlink>
    </w:p>
    <w:p w14:paraId="15BB454E" w14:textId="77777777" w:rsidR="00A61A26" w:rsidRDefault="00A61A26" w:rsidP="00A61A26"/>
    <w:p w14:paraId="4C5E8A9E" w14:textId="77777777" w:rsidR="00A61A26" w:rsidRDefault="00A61A26" w:rsidP="00A61A26">
      <w:pPr>
        <w:pStyle w:val="TOC2"/>
        <w:tabs>
          <w:tab w:val="left" w:pos="960"/>
        </w:tabs>
        <w:rPr>
          <w:smallCaps w:val="0"/>
          <w:sz w:val="22"/>
        </w:rPr>
      </w:pPr>
      <w:hyperlink w:anchor="_Toc51490202" w:history="1">
        <w:r>
          <w:rPr>
            <w:rStyle w:val="Hyperlink"/>
            <w:sz w:val="30"/>
            <w:szCs w:val="28"/>
          </w:rPr>
          <w:t>2.</w:t>
        </w:r>
        <w:r>
          <w:rPr>
            <w:smallCaps w:val="0"/>
            <w:sz w:val="22"/>
          </w:rPr>
          <w:tab/>
        </w:r>
        <w:r>
          <w:rPr>
            <w:rStyle w:val="Hyperlink"/>
            <w:sz w:val="30"/>
            <w:szCs w:val="28"/>
          </w:rPr>
          <w:t>Overall System Description</w:t>
        </w:r>
        <w:r>
          <w:rPr>
            <w:webHidden/>
            <w:sz w:val="22"/>
          </w:rPr>
          <w:tab/>
        </w:r>
        <w:r>
          <w:rPr>
            <w:webHidden/>
            <w:sz w:val="22"/>
          </w:rPr>
          <w:fldChar w:fldCharType="begin"/>
        </w:r>
        <w:r>
          <w:rPr>
            <w:webHidden/>
            <w:sz w:val="22"/>
          </w:rPr>
          <w:instrText xml:space="preserve"> PAGEREF _Toc51490202 \h </w:instrText>
        </w:r>
        <w:r>
          <w:rPr>
            <w:sz w:val="22"/>
          </w:rPr>
        </w:r>
        <w:r>
          <w:rPr>
            <w:webHidden/>
            <w:sz w:val="22"/>
          </w:rPr>
          <w:fldChar w:fldCharType="separate"/>
        </w:r>
        <w:r>
          <w:rPr>
            <w:webHidden/>
            <w:sz w:val="22"/>
          </w:rPr>
          <w:t>5</w:t>
        </w:r>
        <w:r>
          <w:rPr>
            <w:webHidden/>
            <w:sz w:val="22"/>
          </w:rPr>
          <w:fldChar w:fldCharType="end"/>
        </w:r>
      </w:hyperlink>
    </w:p>
    <w:p w14:paraId="61F89B99" w14:textId="77777777" w:rsidR="00A61A26" w:rsidRDefault="00A61A26" w:rsidP="00A61A26">
      <w:pPr>
        <w:pStyle w:val="TOC3"/>
        <w:tabs>
          <w:tab w:val="left" w:pos="1200"/>
          <w:tab w:val="right" w:leader="dot" w:pos="9350"/>
        </w:tabs>
        <w:rPr>
          <w:i w:val="0"/>
          <w:iCs w:val="0"/>
          <w:noProof/>
          <w:sz w:val="20"/>
        </w:rPr>
      </w:pPr>
      <w:hyperlink w:anchor="_Toc51490203" w:history="1">
        <w:r>
          <w:rPr>
            <w:rStyle w:val="Hyperlink"/>
            <w:rFonts w:ascii="Arial" w:hAnsi="Arial" w:cs="Arial"/>
            <w:noProof/>
            <w:sz w:val="20"/>
            <w:szCs w:val="28"/>
          </w:rPr>
          <w:t>2.1</w:t>
        </w:r>
        <w:r>
          <w:rPr>
            <w:i w:val="0"/>
            <w:iCs w:val="0"/>
            <w:noProof/>
            <w:sz w:val="20"/>
          </w:rPr>
          <w:tab/>
        </w:r>
        <w:r>
          <w:rPr>
            <w:rStyle w:val="Hyperlink"/>
            <w:rFonts w:ascii="Arial" w:hAnsi="Arial" w:cs="Arial"/>
            <w:noProof/>
            <w:sz w:val="20"/>
            <w:szCs w:val="28"/>
          </w:rPr>
          <w:t>User characteristics</w:t>
        </w:r>
        <w:r>
          <w:rPr>
            <w:noProof/>
            <w:webHidden/>
            <w:sz w:val="20"/>
          </w:rPr>
          <w:tab/>
        </w:r>
        <w:r>
          <w:rPr>
            <w:noProof/>
            <w:webHidden/>
            <w:sz w:val="20"/>
          </w:rPr>
          <w:fldChar w:fldCharType="begin"/>
        </w:r>
        <w:r>
          <w:rPr>
            <w:noProof/>
            <w:webHidden/>
            <w:sz w:val="20"/>
          </w:rPr>
          <w:instrText xml:space="preserve"> PAGEREF _Toc51490203 \h </w:instrText>
        </w:r>
        <w:r>
          <w:rPr>
            <w:noProof/>
            <w:sz w:val="20"/>
          </w:rPr>
        </w:r>
        <w:r>
          <w:rPr>
            <w:noProof/>
            <w:webHidden/>
            <w:sz w:val="20"/>
          </w:rPr>
          <w:fldChar w:fldCharType="separate"/>
        </w:r>
        <w:r>
          <w:rPr>
            <w:noProof/>
            <w:webHidden/>
            <w:sz w:val="20"/>
          </w:rPr>
          <w:t>5</w:t>
        </w:r>
        <w:r>
          <w:rPr>
            <w:noProof/>
            <w:webHidden/>
            <w:sz w:val="20"/>
          </w:rPr>
          <w:fldChar w:fldCharType="end"/>
        </w:r>
      </w:hyperlink>
    </w:p>
    <w:p w14:paraId="1976325F" w14:textId="77777777" w:rsidR="00A61A26" w:rsidRDefault="00A61A26" w:rsidP="00A61A26">
      <w:pPr>
        <w:pStyle w:val="TOC3"/>
        <w:tabs>
          <w:tab w:val="left" w:pos="1200"/>
          <w:tab w:val="right" w:leader="dot" w:pos="9350"/>
        </w:tabs>
        <w:rPr>
          <w:i w:val="0"/>
          <w:iCs w:val="0"/>
          <w:noProof/>
          <w:sz w:val="20"/>
        </w:rPr>
      </w:pPr>
      <w:hyperlink w:anchor="_Toc51490204" w:history="1">
        <w:r>
          <w:rPr>
            <w:rStyle w:val="Hyperlink"/>
            <w:rFonts w:ascii="Arial" w:hAnsi="Arial" w:cs="Arial"/>
            <w:noProof/>
            <w:sz w:val="20"/>
            <w:szCs w:val="28"/>
          </w:rPr>
          <w:t>2.2</w:t>
        </w:r>
        <w:r>
          <w:rPr>
            <w:i w:val="0"/>
            <w:iCs w:val="0"/>
            <w:noProof/>
            <w:sz w:val="20"/>
          </w:rPr>
          <w:tab/>
        </w:r>
        <w:r>
          <w:rPr>
            <w:rStyle w:val="Hyperlink"/>
            <w:rFonts w:ascii="Arial" w:hAnsi="Arial" w:cs="Arial"/>
            <w:noProof/>
            <w:sz w:val="20"/>
            <w:szCs w:val="28"/>
          </w:rPr>
          <w:t>Operating environment</w:t>
        </w:r>
        <w:r>
          <w:rPr>
            <w:noProof/>
            <w:webHidden/>
            <w:sz w:val="20"/>
          </w:rPr>
          <w:tab/>
        </w:r>
        <w:r>
          <w:rPr>
            <w:noProof/>
            <w:webHidden/>
            <w:sz w:val="20"/>
          </w:rPr>
          <w:fldChar w:fldCharType="begin"/>
        </w:r>
        <w:r>
          <w:rPr>
            <w:noProof/>
            <w:webHidden/>
            <w:sz w:val="20"/>
          </w:rPr>
          <w:instrText xml:space="preserve"> PAGEREF _Toc51490204 \h </w:instrText>
        </w:r>
        <w:r>
          <w:rPr>
            <w:noProof/>
            <w:sz w:val="20"/>
          </w:rPr>
        </w:r>
        <w:r>
          <w:rPr>
            <w:noProof/>
            <w:webHidden/>
            <w:sz w:val="20"/>
          </w:rPr>
          <w:fldChar w:fldCharType="separate"/>
        </w:r>
        <w:r>
          <w:rPr>
            <w:noProof/>
            <w:webHidden/>
            <w:sz w:val="20"/>
          </w:rPr>
          <w:t>5</w:t>
        </w:r>
        <w:r>
          <w:rPr>
            <w:noProof/>
            <w:webHidden/>
            <w:sz w:val="20"/>
          </w:rPr>
          <w:fldChar w:fldCharType="end"/>
        </w:r>
      </w:hyperlink>
    </w:p>
    <w:p w14:paraId="66772EAA" w14:textId="77777777" w:rsidR="00A61A26" w:rsidRDefault="00A61A26" w:rsidP="00A61A26">
      <w:pPr>
        <w:pStyle w:val="TOC3"/>
        <w:tabs>
          <w:tab w:val="left" w:pos="1200"/>
          <w:tab w:val="right" w:leader="dot" w:pos="9350"/>
        </w:tabs>
        <w:rPr>
          <w:rStyle w:val="Hyperlink"/>
          <w:noProof/>
          <w:sz w:val="20"/>
        </w:rPr>
      </w:pPr>
      <w:hyperlink w:anchor="_Toc51490205" w:history="1">
        <w:r>
          <w:rPr>
            <w:rStyle w:val="Hyperlink"/>
            <w:rFonts w:ascii="Arial" w:hAnsi="Arial" w:cs="Arial"/>
            <w:noProof/>
            <w:sz w:val="20"/>
            <w:szCs w:val="28"/>
          </w:rPr>
          <w:t>2.3</w:t>
        </w:r>
        <w:r>
          <w:rPr>
            <w:i w:val="0"/>
            <w:iCs w:val="0"/>
            <w:noProof/>
            <w:sz w:val="20"/>
          </w:rPr>
          <w:tab/>
        </w:r>
        <w:r>
          <w:rPr>
            <w:rStyle w:val="Hyperlink"/>
            <w:rFonts w:ascii="Arial" w:hAnsi="Arial" w:cs="Arial"/>
            <w:noProof/>
            <w:sz w:val="20"/>
            <w:szCs w:val="28"/>
          </w:rPr>
          <w:t>System constraints</w:t>
        </w:r>
        <w:r>
          <w:rPr>
            <w:noProof/>
            <w:webHidden/>
            <w:sz w:val="20"/>
          </w:rPr>
          <w:tab/>
        </w:r>
        <w:r>
          <w:rPr>
            <w:noProof/>
            <w:webHidden/>
            <w:sz w:val="20"/>
          </w:rPr>
          <w:fldChar w:fldCharType="begin"/>
        </w:r>
        <w:r>
          <w:rPr>
            <w:noProof/>
            <w:webHidden/>
            <w:sz w:val="20"/>
          </w:rPr>
          <w:instrText xml:space="preserve"> PAGEREF _Toc51490205 \h </w:instrText>
        </w:r>
        <w:r>
          <w:rPr>
            <w:noProof/>
            <w:sz w:val="20"/>
          </w:rPr>
        </w:r>
        <w:r>
          <w:rPr>
            <w:noProof/>
            <w:webHidden/>
            <w:sz w:val="20"/>
          </w:rPr>
          <w:fldChar w:fldCharType="separate"/>
        </w:r>
        <w:r>
          <w:rPr>
            <w:noProof/>
            <w:webHidden/>
            <w:sz w:val="20"/>
          </w:rPr>
          <w:t>5</w:t>
        </w:r>
        <w:r>
          <w:rPr>
            <w:noProof/>
            <w:webHidden/>
            <w:sz w:val="20"/>
          </w:rPr>
          <w:fldChar w:fldCharType="end"/>
        </w:r>
      </w:hyperlink>
    </w:p>
    <w:p w14:paraId="05462CE4" w14:textId="77777777" w:rsidR="00A61A26" w:rsidRDefault="00A61A26" w:rsidP="00A61A26"/>
    <w:p w14:paraId="7034E757" w14:textId="77777777" w:rsidR="00A61A26" w:rsidRDefault="00A61A26" w:rsidP="00A61A26">
      <w:pPr>
        <w:pStyle w:val="TOC2"/>
        <w:tabs>
          <w:tab w:val="left" w:pos="960"/>
        </w:tabs>
        <w:rPr>
          <w:smallCaps w:val="0"/>
          <w:sz w:val="22"/>
        </w:rPr>
      </w:pPr>
      <w:hyperlink w:anchor="_Toc51490206" w:history="1">
        <w:r>
          <w:rPr>
            <w:rStyle w:val="Hyperlink"/>
            <w:sz w:val="30"/>
            <w:szCs w:val="28"/>
          </w:rPr>
          <w:t>3.</w:t>
        </w:r>
        <w:r>
          <w:rPr>
            <w:smallCaps w:val="0"/>
            <w:sz w:val="22"/>
          </w:rPr>
          <w:tab/>
        </w:r>
        <w:r>
          <w:rPr>
            <w:rStyle w:val="Hyperlink"/>
            <w:sz w:val="30"/>
            <w:szCs w:val="28"/>
          </w:rPr>
          <w:t>External Interface Requirements</w:t>
        </w:r>
        <w:r>
          <w:rPr>
            <w:webHidden/>
            <w:sz w:val="22"/>
          </w:rPr>
          <w:tab/>
        </w:r>
        <w:r>
          <w:rPr>
            <w:webHidden/>
            <w:sz w:val="22"/>
          </w:rPr>
          <w:fldChar w:fldCharType="begin"/>
        </w:r>
        <w:r>
          <w:rPr>
            <w:webHidden/>
            <w:sz w:val="22"/>
          </w:rPr>
          <w:instrText xml:space="preserve"> PAGEREF _Toc51490206 \h </w:instrText>
        </w:r>
        <w:r>
          <w:rPr>
            <w:sz w:val="22"/>
          </w:rPr>
        </w:r>
        <w:r>
          <w:rPr>
            <w:webHidden/>
            <w:sz w:val="22"/>
          </w:rPr>
          <w:fldChar w:fldCharType="separate"/>
        </w:r>
        <w:r>
          <w:rPr>
            <w:webHidden/>
            <w:sz w:val="22"/>
          </w:rPr>
          <w:t>6</w:t>
        </w:r>
        <w:r>
          <w:rPr>
            <w:webHidden/>
            <w:sz w:val="22"/>
          </w:rPr>
          <w:fldChar w:fldCharType="end"/>
        </w:r>
      </w:hyperlink>
    </w:p>
    <w:p w14:paraId="389BDD81" w14:textId="77777777" w:rsidR="00A61A26" w:rsidRDefault="00A61A26" w:rsidP="00A61A26">
      <w:pPr>
        <w:pStyle w:val="TOC3"/>
        <w:tabs>
          <w:tab w:val="left" w:pos="1200"/>
          <w:tab w:val="right" w:leader="dot" w:pos="9350"/>
        </w:tabs>
        <w:rPr>
          <w:i w:val="0"/>
          <w:iCs w:val="0"/>
          <w:noProof/>
          <w:sz w:val="20"/>
        </w:rPr>
      </w:pPr>
      <w:hyperlink w:anchor="_Toc51490207" w:history="1">
        <w:r>
          <w:rPr>
            <w:rStyle w:val="Hyperlink"/>
            <w:rFonts w:ascii="Arial" w:hAnsi="Arial" w:cs="Arial"/>
            <w:noProof/>
            <w:sz w:val="20"/>
            <w:szCs w:val="28"/>
          </w:rPr>
          <w:t>3.1</w:t>
        </w:r>
        <w:r>
          <w:rPr>
            <w:i w:val="0"/>
            <w:iCs w:val="0"/>
            <w:noProof/>
            <w:sz w:val="20"/>
          </w:rPr>
          <w:tab/>
        </w:r>
        <w:r>
          <w:rPr>
            <w:rStyle w:val="Hyperlink"/>
            <w:rFonts w:ascii="Arial" w:hAnsi="Arial" w:cs="Arial"/>
            <w:noProof/>
            <w:sz w:val="20"/>
            <w:szCs w:val="28"/>
          </w:rPr>
          <w:t>Hardware Interfaces</w:t>
        </w:r>
        <w:r>
          <w:rPr>
            <w:noProof/>
            <w:webHidden/>
            <w:sz w:val="20"/>
          </w:rPr>
          <w:tab/>
        </w:r>
        <w:r>
          <w:rPr>
            <w:noProof/>
            <w:webHidden/>
            <w:sz w:val="20"/>
          </w:rPr>
          <w:fldChar w:fldCharType="begin"/>
        </w:r>
        <w:r>
          <w:rPr>
            <w:noProof/>
            <w:webHidden/>
            <w:sz w:val="20"/>
          </w:rPr>
          <w:instrText xml:space="preserve"> PAGEREF _Toc51490207 \h </w:instrText>
        </w:r>
        <w:r>
          <w:rPr>
            <w:noProof/>
            <w:sz w:val="20"/>
          </w:rPr>
        </w:r>
        <w:r>
          <w:rPr>
            <w:noProof/>
            <w:webHidden/>
            <w:sz w:val="20"/>
          </w:rPr>
          <w:fldChar w:fldCharType="separate"/>
        </w:r>
        <w:r>
          <w:rPr>
            <w:noProof/>
            <w:webHidden/>
            <w:sz w:val="20"/>
          </w:rPr>
          <w:t>6</w:t>
        </w:r>
        <w:r>
          <w:rPr>
            <w:noProof/>
            <w:webHidden/>
            <w:sz w:val="20"/>
          </w:rPr>
          <w:fldChar w:fldCharType="end"/>
        </w:r>
      </w:hyperlink>
    </w:p>
    <w:p w14:paraId="4E8D8317" w14:textId="77777777" w:rsidR="00A61A26" w:rsidRDefault="00A61A26" w:rsidP="00A61A26">
      <w:pPr>
        <w:pStyle w:val="TOC3"/>
        <w:tabs>
          <w:tab w:val="left" w:pos="1200"/>
          <w:tab w:val="right" w:leader="dot" w:pos="9350"/>
        </w:tabs>
        <w:rPr>
          <w:i w:val="0"/>
          <w:iCs w:val="0"/>
          <w:noProof/>
          <w:sz w:val="20"/>
        </w:rPr>
      </w:pPr>
      <w:hyperlink w:anchor="_Toc51490208" w:history="1">
        <w:r>
          <w:rPr>
            <w:rStyle w:val="Hyperlink"/>
            <w:rFonts w:ascii="Arial" w:hAnsi="Arial" w:cs="Arial"/>
            <w:noProof/>
            <w:sz w:val="20"/>
            <w:szCs w:val="28"/>
          </w:rPr>
          <w:t>3.2</w:t>
        </w:r>
        <w:r>
          <w:rPr>
            <w:i w:val="0"/>
            <w:iCs w:val="0"/>
            <w:noProof/>
            <w:sz w:val="20"/>
          </w:rPr>
          <w:tab/>
        </w:r>
        <w:r>
          <w:rPr>
            <w:rStyle w:val="Hyperlink"/>
            <w:rFonts w:ascii="Arial" w:hAnsi="Arial" w:cs="Arial"/>
            <w:noProof/>
            <w:sz w:val="20"/>
            <w:szCs w:val="28"/>
          </w:rPr>
          <w:t>Software Interfaces</w:t>
        </w:r>
        <w:r>
          <w:rPr>
            <w:noProof/>
            <w:webHidden/>
            <w:sz w:val="20"/>
          </w:rPr>
          <w:tab/>
        </w:r>
        <w:r>
          <w:rPr>
            <w:noProof/>
            <w:webHidden/>
            <w:sz w:val="20"/>
          </w:rPr>
          <w:fldChar w:fldCharType="begin"/>
        </w:r>
        <w:r>
          <w:rPr>
            <w:noProof/>
            <w:webHidden/>
            <w:sz w:val="20"/>
          </w:rPr>
          <w:instrText xml:space="preserve"> PAGEREF _Toc51490208 \h </w:instrText>
        </w:r>
        <w:r>
          <w:rPr>
            <w:noProof/>
            <w:sz w:val="20"/>
          </w:rPr>
        </w:r>
        <w:r>
          <w:rPr>
            <w:noProof/>
            <w:webHidden/>
            <w:sz w:val="20"/>
          </w:rPr>
          <w:fldChar w:fldCharType="separate"/>
        </w:r>
        <w:r>
          <w:rPr>
            <w:noProof/>
            <w:webHidden/>
            <w:sz w:val="20"/>
          </w:rPr>
          <w:t>6</w:t>
        </w:r>
        <w:r>
          <w:rPr>
            <w:noProof/>
            <w:webHidden/>
            <w:sz w:val="20"/>
          </w:rPr>
          <w:fldChar w:fldCharType="end"/>
        </w:r>
      </w:hyperlink>
    </w:p>
    <w:p w14:paraId="25EAF268" w14:textId="77777777" w:rsidR="00A61A26" w:rsidRDefault="00A61A26" w:rsidP="00A61A26">
      <w:pPr>
        <w:pStyle w:val="TOC3"/>
        <w:tabs>
          <w:tab w:val="left" w:pos="1200"/>
          <w:tab w:val="right" w:leader="dot" w:pos="9350"/>
        </w:tabs>
        <w:rPr>
          <w:rStyle w:val="Hyperlink"/>
          <w:noProof/>
          <w:sz w:val="20"/>
        </w:rPr>
      </w:pPr>
      <w:hyperlink w:anchor="_Toc51490209" w:history="1">
        <w:r>
          <w:rPr>
            <w:rStyle w:val="Hyperlink"/>
            <w:rFonts w:ascii="Arial" w:hAnsi="Arial" w:cs="Arial"/>
            <w:noProof/>
            <w:sz w:val="20"/>
            <w:szCs w:val="28"/>
          </w:rPr>
          <w:t>3.3</w:t>
        </w:r>
        <w:r>
          <w:rPr>
            <w:i w:val="0"/>
            <w:iCs w:val="0"/>
            <w:noProof/>
            <w:sz w:val="20"/>
          </w:rPr>
          <w:tab/>
        </w:r>
        <w:r>
          <w:rPr>
            <w:rStyle w:val="Hyperlink"/>
            <w:rFonts w:ascii="Arial" w:hAnsi="Arial" w:cs="Arial"/>
            <w:noProof/>
            <w:sz w:val="20"/>
            <w:szCs w:val="28"/>
          </w:rPr>
          <w:t>Communications Interfaces</w:t>
        </w:r>
        <w:r>
          <w:rPr>
            <w:noProof/>
            <w:webHidden/>
            <w:sz w:val="20"/>
          </w:rPr>
          <w:tab/>
        </w:r>
        <w:r>
          <w:rPr>
            <w:noProof/>
            <w:webHidden/>
            <w:sz w:val="20"/>
          </w:rPr>
          <w:fldChar w:fldCharType="begin"/>
        </w:r>
        <w:r>
          <w:rPr>
            <w:noProof/>
            <w:webHidden/>
            <w:sz w:val="20"/>
          </w:rPr>
          <w:instrText xml:space="preserve"> PAGEREF _Toc51490209 \h </w:instrText>
        </w:r>
        <w:r>
          <w:rPr>
            <w:noProof/>
            <w:sz w:val="20"/>
          </w:rPr>
        </w:r>
        <w:r>
          <w:rPr>
            <w:noProof/>
            <w:webHidden/>
            <w:sz w:val="20"/>
          </w:rPr>
          <w:fldChar w:fldCharType="separate"/>
        </w:r>
        <w:r>
          <w:rPr>
            <w:noProof/>
            <w:webHidden/>
            <w:sz w:val="20"/>
          </w:rPr>
          <w:t>6</w:t>
        </w:r>
        <w:r>
          <w:rPr>
            <w:noProof/>
            <w:webHidden/>
            <w:sz w:val="20"/>
          </w:rPr>
          <w:fldChar w:fldCharType="end"/>
        </w:r>
      </w:hyperlink>
    </w:p>
    <w:p w14:paraId="41624C95" w14:textId="77777777" w:rsidR="00A61A26" w:rsidRDefault="00A61A26" w:rsidP="00A61A26"/>
    <w:p w14:paraId="7320D0EF" w14:textId="77777777" w:rsidR="00A61A26" w:rsidRDefault="00A61A26" w:rsidP="00A61A26">
      <w:pPr>
        <w:pStyle w:val="TOC2"/>
        <w:tabs>
          <w:tab w:val="left" w:pos="960"/>
        </w:tabs>
        <w:rPr>
          <w:smallCaps w:val="0"/>
          <w:sz w:val="22"/>
        </w:rPr>
      </w:pPr>
      <w:hyperlink w:anchor="_Toc51490210" w:history="1">
        <w:r>
          <w:rPr>
            <w:rStyle w:val="Hyperlink"/>
            <w:sz w:val="30"/>
            <w:szCs w:val="28"/>
          </w:rPr>
          <w:t>4.</w:t>
        </w:r>
        <w:r>
          <w:rPr>
            <w:smallCaps w:val="0"/>
            <w:sz w:val="22"/>
          </w:rPr>
          <w:tab/>
        </w:r>
        <w:r>
          <w:rPr>
            <w:rStyle w:val="Hyperlink"/>
            <w:sz w:val="30"/>
            <w:szCs w:val="28"/>
          </w:rPr>
          <w:t>Functional Requirements</w:t>
        </w:r>
        <w:r>
          <w:rPr>
            <w:webHidden/>
            <w:sz w:val="22"/>
          </w:rPr>
          <w:tab/>
        </w:r>
        <w:r>
          <w:rPr>
            <w:webHidden/>
            <w:sz w:val="22"/>
          </w:rPr>
          <w:fldChar w:fldCharType="begin"/>
        </w:r>
        <w:r>
          <w:rPr>
            <w:webHidden/>
            <w:sz w:val="22"/>
          </w:rPr>
          <w:instrText xml:space="preserve"> PAGEREF _Toc51490210 \h </w:instrText>
        </w:r>
        <w:r>
          <w:rPr>
            <w:sz w:val="22"/>
          </w:rPr>
        </w:r>
        <w:r>
          <w:rPr>
            <w:webHidden/>
            <w:sz w:val="22"/>
          </w:rPr>
          <w:fldChar w:fldCharType="separate"/>
        </w:r>
        <w:r>
          <w:rPr>
            <w:webHidden/>
            <w:sz w:val="22"/>
          </w:rPr>
          <w:t>6</w:t>
        </w:r>
        <w:r>
          <w:rPr>
            <w:webHidden/>
            <w:sz w:val="22"/>
          </w:rPr>
          <w:fldChar w:fldCharType="end"/>
        </w:r>
      </w:hyperlink>
    </w:p>
    <w:p w14:paraId="4CFC54BD" w14:textId="77777777" w:rsidR="00A61A26" w:rsidRDefault="00A61A26" w:rsidP="00A61A26">
      <w:pPr>
        <w:pStyle w:val="TOC2"/>
        <w:tabs>
          <w:tab w:val="left" w:pos="960"/>
        </w:tabs>
        <w:rPr>
          <w:smallCaps w:val="0"/>
          <w:sz w:val="22"/>
        </w:rPr>
      </w:pPr>
      <w:hyperlink w:anchor="_Toc51490211" w:history="1">
        <w:r>
          <w:rPr>
            <w:rStyle w:val="Hyperlink"/>
            <w:sz w:val="30"/>
            <w:szCs w:val="28"/>
          </w:rPr>
          <w:t>5.</w:t>
        </w:r>
        <w:r>
          <w:rPr>
            <w:smallCaps w:val="0"/>
            <w:sz w:val="22"/>
          </w:rPr>
          <w:tab/>
        </w:r>
        <w:r>
          <w:rPr>
            <w:rStyle w:val="Hyperlink"/>
            <w:sz w:val="30"/>
            <w:szCs w:val="28"/>
          </w:rPr>
          <w:t>Non-functional Requirements</w:t>
        </w:r>
        <w:r>
          <w:rPr>
            <w:webHidden/>
            <w:sz w:val="22"/>
          </w:rPr>
          <w:tab/>
        </w:r>
        <w:r>
          <w:rPr>
            <w:webHidden/>
            <w:sz w:val="22"/>
          </w:rPr>
          <w:fldChar w:fldCharType="begin"/>
        </w:r>
        <w:r>
          <w:rPr>
            <w:webHidden/>
            <w:sz w:val="22"/>
          </w:rPr>
          <w:instrText xml:space="preserve"> PAGEREF _Toc51490211 \h </w:instrText>
        </w:r>
        <w:r>
          <w:rPr>
            <w:sz w:val="22"/>
          </w:rPr>
        </w:r>
        <w:r>
          <w:rPr>
            <w:webHidden/>
            <w:sz w:val="22"/>
          </w:rPr>
          <w:fldChar w:fldCharType="separate"/>
        </w:r>
        <w:r>
          <w:rPr>
            <w:webHidden/>
            <w:sz w:val="22"/>
          </w:rPr>
          <w:t>6</w:t>
        </w:r>
        <w:r>
          <w:rPr>
            <w:webHidden/>
            <w:sz w:val="22"/>
          </w:rPr>
          <w:fldChar w:fldCharType="end"/>
        </w:r>
      </w:hyperlink>
    </w:p>
    <w:p w14:paraId="074BB081" w14:textId="77777777" w:rsidR="00A61A26" w:rsidRDefault="00A61A26" w:rsidP="00A61A26">
      <w:pPr>
        <w:pStyle w:val="TOC3"/>
        <w:tabs>
          <w:tab w:val="left" w:pos="1200"/>
          <w:tab w:val="right" w:leader="dot" w:pos="9350"/>
        </w:tabs>
        <w:rPr>
          <w:i w:val="0"/>
          <w:iCs w:val="0"/>
          <w:noProof/>
          <w:sz w:val="20"/>
        </w:rPr>
      </w:pPr>
      <w:hyperlink w:anchor="_Toc51490212" w:history="1">
        <w:r>
          <w:rPr>
            <w:rStyle w:val="Hyperlink"/>
            <w:rFonts w:ascii="Arial" w:hAnsi="Arial" w:cs="Arial"/>
            <w:noProof/>
            <w:sz w:val="20"/>
            <w:szCs w:val="28"/>
          </w:rPr>
          <w:t>5.1</w:t>
        </w:r>
        <w:r>
          <w:rPr>
            <w:i w:val="0"/>
            <w:iCs w:val="0"/>
            <w:noProof/>
            <w:sz w:val="20"/>
          </w:rPr>
          <w:tab/>
        </w:r>
        <w:r>
          <w:rPr>
            <w:rStyle w:val="Hyperlink"/>
            <w:rFonts w:ascii="Arial" w:hAnsi="Arial" w:cs="Arial"/>
            <w:noProof/>
            <w:sz w:val="20"/>
            <w:szCs w:val="28"/>
          </w:rPr>
          <w:t>Performance Requirements</w:t>
        </w:r>
        <w:r>
          <w:rPr>
            <w:noProof/>
            <w:webHidden/>
            <w:sz w:val="20"/>
          </w:rPr>
          <w:tab/>
        </w:r>
        <w:r>
          <w:rPr>
            <w:noProof/>
            <w:webHidden/>
            <w:sz w:val="20"/>
          </w:rPr>
          <w:fldChar w:fldCharType="begin"/>
        </w:r>
        <w:r>
          <w:rPr>
            <w:noProof/>
            <w:webHidden/>
            <w:sz w:val="20"/>
          </w:rPr>
          <w:instrText xml:space="preserve"> PAGEREF _Toc51490212 \h </w:instrText>
        </w:r>
        <w:r>
          <w:rPr>
            <w:noProof/>
            <w:sz w:val="20"/>
          </w:rPr>
        </w:r>
        <w:r>
          <w:rPr>
            <w:noProof/>
            <w:webHidden/>
            <w:sz w:val="20"/>
          </w:rPr>
          <w:fldChar w:fldCharType="separate"/>
        </w:r>
        <w:r>
          <w:rPr>
            <w:noProof/>
            <w:webHidden/>
            <w:sz w:val="20"/>
          </w:rPr>
          <w:t>6</w:t>
        </w:r>
        <w:r>
          <w:rPr>
            <w:noProof/>
            <w:webHidden/>
            <w:sz w:val="20"/>
          </w:rPr>
          <w:fldChar w:fldCharType="end"/>
        </w:r>
      </w:hyperlink>
    </w:p>
    <w:p w14:paraId="7DBEF02B" w14:textId="77777777" w:rsidR="00A61A26" w:rsidRDefault="00A61A26" w:rsidP="00A61A26">
      <w:pPr>
        <w:pStyle w:val="TOC3"/>
        <w:tabs>
          <w:tab w:val="left" w:pos="1200"/>
          <w:tab w:val="right" w:leader="dot" w:pos="9350"/>
        </w:tabs>
        <w:rPr>
          <w:i w:val="0"/>
          <w:iCs w:val="0"/>
          <w:noProof/>
          <w:sz w:val="20"/>
        </w:rPr>
      </w:pPr>
      <w:hyperlink w:anchor="_Toc51490213" w:history="1">
        <w:r>
          <w:rPr>
            <w:rStyle w:val="Hyperlink"/>
            <w:rFonts w:ascii="Arial" w:hAnsi="Arial" w:cs="Arial"/>
            <w:noProof/>
            <w:sz w:val="20"/>
            <w:szCs w:val="28"/>
          </w:rPr>
          <w:t>5.2</w:t>
        </w:r>
        <w:r>
          <w:rPr>
            <w:i w:val="0"/>
            <w:iCs w:val="0"/>
            <w:noProof/>
            <w:sz w:val="20"/>
          </w:rPr>
          <w:tab/>
        </w:r>
        <w:r>
          <w:rPr>
            <w:rStyle w:val="Hyperlink"/>
            <w:rFonts w:ascii="Arial" w:hAnsi="Arial" w:cs="Arial"/>
            <w:noProof/>
            <w:sz w:val="20"/>
            <w:szCs w:val="28"/>
          </w:rPr>
          <w:t>Safety Requirements</w:t>
        </w:r>
        <w:r>
          <w:rPr>
            <w:noProof/>
            <w:webHidden/>
            <w:sz w:val="20"/>
          </w:rPr>
          <w:tab/>
        </w:r>
        <w:r>
          <w:rPr>
            <w:noProof/>
            <w:webHidden/>
            <w:sz w:val="20"/>
          </w:rPr>
          <w:fldChar w:fldCharType="begin"/>
        </w:r>
        <w:r>
          <w:rPr>
            <w:noProof/>
            <w:webHidden/>
            <w:sz w:val="20"/>
          </w:rPr>
          <w:instrText xml:space="preserve"> PAGEREF _Toc51490213 \h </w:instrText>
        </w:r>
        <w:r>
          <w:rPr>
            <w:noProof/>
            <w:sz w:val="20"/>
          </w:rPr>
        </w:r>
        <w:r>
          <w:rPr>
            <w:noProof/>
            <w:webHidden/>
            <w:sz w:val="20"/>
          </w:rPr>
          <w:fldChar w:fldCharType="separate"/>
        </w:r>
        <w:r>
          <w:rPr>
            <w:noProof/>
            <w:webHidden/>
            <w:sz w:val="20"/>
          </w:rPr>
          <w:t>6</w:t>
        </w:r>
        <w:r>
          <w:rPr>
            <w:noProof/>
            <w:webHidden/>
            <w:sz w:val="20"/>
          </w:rPr>
          <w:fldChar w:fldCharType="end"/>
        </w:r>
      </w:hyperlink>
    </w:p>
    <w:p w14:paraId="2110A160" w14:textId="77777777" w:rsidR="00A61A26" w:rsidRDefault="00A61A26" w:rsidP="00A61A26">
      <w:pPr>
        <w:pStyle w:val="TOC3"/>
        <w:tabs>
          <w:tab w:val="left" w:pos="1200"/>
          <w:tab w:val="right" w:leader="dot" w:pos="9350"/>
        </w:tabs>
        <w:rPr>
          <w:i w:val="0"/>
          <w:iCs w:val="0"/>
          <w:noProof/>
          <w:sz w:val="20"/>
        </w:rPr>
      </w:pPr>
      <w:hyperlink w:anchor="_Toc51490214" w:history="1">
        <w:r>
          <w:rPr>
            <w:rStyle w:val="Hyperlink"/>
            <w:rFonts w:ascii="Arial" w:hAnsi="Arial" w:cs="Arial"/>
            <w:noProof/>
            <w:sz w:val="20"/>
            <w:szCs w:val="28"/>
          </w:rPr>
          <w:t>5.3</w:t>
        </w:r>
        <w:r>
          <w:rPr>
            <w:i w:val="0"/>
            <w:iCs w:val="0"/>
            <w:noProof/>
            <w:sz w:val="20"/>
          </w:rPr>
          <w:tab/>
        </w:r>
        <w:r>
          <w:rPr>
            <w:rStyle w:val="Hyperlink"/>
            <w:rFonts w:ascii="Arial" w:hAnsi="Arial" w:cs="Arial"/>
            <w:noProof/>
            <w:sz w:val="20"/>
            <w:szCs w:val="28"/>
          </w:rPr>
          <w:t>Security Requirements</w:t>
        </w:r>
        <w:r>
          <w:rPr>
            <w:noProof/>
            <w:webHidden/>
            <w:sz w:val="20"/>
          </w:rPr>
          <w:tab/>
        </w:r>
        <w:r>
          <w:rPr>
            <w:noProof/>
            <w:webHidden/>
            <w:sz w:val="20"/>
          </w:rPr>
          <w:fldChar w:fldCharType="begin"/>
        </w:r>
        <w:r>
          <w:rPr>
            <w:noProof/>
            <w:webHidden/>
            <w:sz w:val="20"/>
          </w:rPr>
          <w:instrText xml:space="preserve"> PAGEREF _Toc51490214 \h </w:instrText>
        </w:r>
        <w:r>
          <w:rPr>
            <w:noProof/>
            <w:sz w:val="20"/>
          </w:rPr>
        </w:r>
        <w:r>
          <w:rPr>
            <w:noProof/>
            <w:webHidden/>
            <w:sz w:val="20"/>
          </w:rPr>
          <w:fldChar w:fldCharType="separate"/>
        </w:r>
        <w:r>
          <w:rPr>
            <w:noProof/>
            <w:webHidden/>
            <w:sz w:val="20"/>
          </w:rPr>
          <w:t>6</w:t>
        </w:r>
        <w:r>
          <w:rPr>
            <w:noProof/>
            <w:webHidden/>
            <w:sz w:val="20"/>
          </w:rPr>
          <w:fldChar w:fldCharType="end"/>
        </w:r>
      </w:hyperlink>
    </w:p>
    <w:p w14:paraId="160BAE2E" w14:textId="77777777" w:rsidR="00A61A26" w:rsidRDefault="00A61A26" w:rsidP="00A61A26">
      <w:pPr>
        <w:pStyle w:val="TOC3"/>
        <w:tabs>
          <w:tab w:val="left" w:pos="1200"/>
          <w:tab w:val="right" w:leader="dot" w:pos="9350"/>
        </w:tabs>
        <w:rPr>
          <w:rStyle w:val="Hyperlink"/>
          <w:noProof/>
          <w:sz w:val="20"/>
        </w:rPr>
      </w:pPr>
      <w:hyperlink w:anchor="_Toc51490218" w:history="1">
        <w:r>
          <w:rPr>
            <w:rStyle w:val="Hyperlink"/>
            <w:rFonts w:ascii="Arial" w:hAnsi="Arial" w:cs="Arial"/>
            <w:noProof/>
            <w:sz w:val="20"/>
            <w:szCs w:val="28"/>
          </w:rPr>
          <w:t>5.4</w:t>
        </w:r>
        <w:r>
          <w:rPr>
            <w:i w:val="0"/>
            <w:iCs w:val="0"/>
            <w:noProof/>
            <w:sz w:val="20"/>
          </w:rPr>
          <w:tab/>
        </w:r>
        <w:r>
          <w:rPr>
            <w:rStyle w:val="Hyperlink"/>
            <w:rFonts w:ascii="Arial" w:hAnsi="Arial" w:cs="Arial"/>
            <w:noProof/>
            <w:sz w:val="20"/>
            <w:szCs w:val="28"/>
          </w:rPr>
          <w:t>User Documentation</w:t>
        </w:r>
        <w:r>
          <w:rPr>
            <w:noProof/>
            <w:webHidden/>
            <w:sz w:val="20"/>
          </w:rPr>
          <w:tab/>
        </w:r>
        <w:r>
          <w:rPr>
            <w:noProof/>
            <w:webHidden/>
            <w:sz w:val="20"/>
          </w:rPr>
          <w:fldChar w:fldCharType="begin"/>
        </w:r>
        <w:r>
          <w:rPr>
            <w:noProof/>
            <w:webHidden/>
            <w:sz w:val="20"/>
          </w:rPr>
          <w:instrText xml:space="preserve"> PAGEREF _Toc51490218 \h </w:instrText>
        </w:r>
        <w:r>
          <w:rPr>
            <w:noProof/>
            <w:sz w:val="20"/>
          </w:rPr>
        </w:r>
        <w:r>
          <w:rPr>
            <w:noProof/>
            <w:webHidden/>
            <w:sz w:val="20"/>
          </w:rPr>
          <w:fldChar w:fldCharType="separate"/>
        </w:r>
        <w:r>
          <w:rPr>
            <w:noProof/>
            <w:webHidden/>
            <w:sz w:val="20"/>
          </w:rPr>
          <w:t>7</w:t>
        </w:r>
        <w:r>
          <w:rPr>
            <w:noProof/>
            <w:webHidden/>
            <w:sz w:val="20"/>
          </w:rPr>
          <w:fldChar w:fldCharType="end"/>
        </w:r>
      </w:hyperlink>
    </w:p>
    <w:p w14:paraId="5925C711" w14:textId="77777777" w:rsidR="00A61A26" w:rsidRDefault="00A61A26" w:rsidP="00A61A26"/>
    <w:p w14:paraId="1952C566" w14:textId="77777777" w:rsidR="00A61A26" w:rsidRDefault="00A61A26" w:rsidP="00A61A26">
      <w:pPr>
        <w:pStyle w:val="TOC2"/>
        <w:tabs>
          <w:tab w:val="left" w:pos="960"/>
        </w:tabs>
        <w:rPr>
          <w:smallCaps w:val="0"/>
          <w:sz w:val="22"/>
        </w:rPr>
      </w:pPr>
      <w:hyperlink w:anchor="_Toc51490219" w:history="1">
        <w:r>
          <w:rPr>
            <w:rStyle w:val="Hyperlink"/>
            <w:sz w:val="30"/>
            <w:szCs w:val="28"/>
          </w:rPr>
          <w:t>6.</w:t>
        </w:r>
        <w:r>
          <w:rPr>
            <w:smallCaps w:val="0"/>
            <w:sz w:val="22"/>
          </w:rPr>
          <w:tab/>
        </w:r>
        <w:r>
          <w:rPr>
            <w:rStyle w:val="Hyperlink"/>
            <w:sz w:val="30"/>
            <w:szCs w:val="28"/>
          </w:rPr>
          <w:t>Assumptions and Dependencies</w:t>
        </w:r>
        <w:r>
          <w:rPr>
            <w:webHidden/>
            <w:sz w:val="22"/>
          </w:rPr>
          <w:tab/>
        </w:r>
        <w:r>
          <w:rPr>
            <w:webHidden/>
            <w:sz w:val="22"/>
          </w:rPr>
          <w:fldChar w:fldCharType="begin"/>
        </w:r>
        <w:r>
          <w:rPr>
            <w:webHidden/>
            <w:sz w:val="22"/>
          </w:rPr>
          <w:instrText xml:space="preserve"> PAGEREF _Toc51490219 \h </w:instrText>
        </w:r>
        <w:r>
          <w:rPr>
            <w:sz w:val="22"/>
          </w:rPr>
        </w:r>
        <w:r>
          <w:rPr>
            <w:webHidden/>
            <w:sz w:val="22"/>
          </w:rPr>
          <w:fldChar w:fldCharType="separate"/>
        </w:r>
        <w:r>
          <w:rPr>
            <w:webHidden/>
            <w:sz w:val="22"/>
          </w:rPr>
          <w:t>7</w:t>
        </w:r>
        <w:r>
          <w:rPr>
            <w:webHidden/>
            <w:sz w:val="22"/>
          </w:rPr>
          <w:fldChar w:fldCharType="end"/>
        </w:r>
      </w:hyperlink>
    </w:p>
    <w:p w14:paraId="176B94F3" w14:textId="77777777" w:rsidR="00A61A26" w:rsidRDefault="00A61A26" w:rsidP="00A61A26">
      <w:pPr>
        <w:pStyle w:val="TOC2"/>
        <w:tabs>
          <w:tab w:val="left" w:pos="960"/>
        </w:tabs>
        <w:rPr>
          <w:smallCaps w:val="0"/>
          <w:sz w:val="22"/>
        </w:rPr>
      </w:pPr>
      <w:hyperlink w:anchor="_Toc51490220" w:history="1">
        <w:r>
          <w:rPr>
            <w:rStyle w:val="Hyperlink"/>
            <w:sz w:val="30"/>
            <w:szCs w:val="28"/>
          </w:rPr>
          <w:t>7.</w:t>
        </w:r>
        <w:r>
          <w:rPr>
            <w:smallCaps w:val="0"/>
            <w:sz w:val="22"/>
          </w:rPr>
          <w:tab/>
        </w:r>
        <w:r>
          <w:rPr>
            <w:rStyle w:val="Hyperlink"/>
            <w:b/>
            <w:bCs/>
            <w:sz w:val="28"/>
            <w:szCs w:val="28"/>
          </w:rPr>
          <w:t>R</w:t>
        </w:r>
        <w:r>
          <w:rPr>
            <w:rStyle w:val="Hyperlink"/>
            <w:sz w:val="28"/>
            <w:szCs w:val="28"/>
          </w:rPr>
          <w:t>eferences</w:t>
        </w:r>
        <w:r>
          <w:rPr>
            <w:webHidden/>
            <w:sz w:val="22"/>
          </w:rPr>
          <w:tab/>
        </w:r>
        <w:r>
          <w:rPr>
            <w:webHidden/>
            <w:sz w:val="22"/>
          </w:rPr>
          <w:fldChar w:fldCharType="begin"/>
        </w:r>
        <w:r>
          <w:rPr>
            <w:webHidden/>
            <w:sz w:val="22"/>
          </w:rPr>
          <w:instrText xml:space="preserve"> PAGEREF _Toc51490220 \h </w:instrText>
        </w:r>
        <w:r>
          <w:rPr>
            <w:sz w:val="22"/>
          </w:rPr>
        </w:r>
        <w:r>
          <w:rPr>
            <w:webHidden/>
            <w:sz w:val="22"/>
          </w:rPr>
          <w:fldChar w:fldCharType="separate"/>
        </w:r>
        <w:r>
          <w:rPr>
            <w:webHidden/>
            <w:sz w:val="22"/>
          </w:rPr>
          <w:t>7</w:t>
        </w:r>
        <w:r>
          <w:rPr>
            <w:webHidden/>
            <w:sz w:val="22"/>
          </w:rPr>
          <w:fldChar w:fldCharType="end"/>
        </w:r>
      </w:hyperlink>
    </w:p>
    <w:p w14:paraId="153DFF47" w14:textId="77777777" w:rsidR="00A61A26" w:rsidRDefault="00A61A26" w:rsidP="00A61A26">
      <w:pPr>
        <w:pStyle w:val="TOC2"/>
        <w:tabs>
          <w:tab w:val="left" w:pos="960"/>
        </w:tabs>
        <w:rPr>
          <w:smallCaps w:val="0"/>
          <w:sz w:val="22"/>
        </w:rPr>
      </w:pPr>
      <w:hyperlink w:anchor="_Toc51490221" w:history="1">
        <w:r>
          <w:rPr>
            <w:rStyle w:val="Hyperlink"/>
            <w:sz w:val="30"/>
            <w:szCs w:val="28"/>
          </w:rPr>
          <w:t>8.</w:t>
        </w:r>
        <w:r>
          <w:rPr>
            <w:smallCaps w:val="0"/>
            <w:sz w:val="22"/>
          </w:rPr>
          <w:tab/>
        </w:r>
        <w:r>
          <w:rPr>
            <w:rStyle w:val="Hyperlink"/>
            <w:b/>
            <w:bCs/>
            <w:sz w:val="28"/>
            <w:szCs w:val="28"/>
          </w:rPr>
          <w:t>A</w:t>
        </w:r>
        <w:r>
          <w:rPr>
            <w:rStyle w:val="Hyperlink"/>
            <w:sz w:val="28"/>
            <w:szCs w:val="28"/>
          </w:rPr>
          <w:t>ppendices</w:t>
        </w:r>
        <w:r>
          <w:rPr>
            <w:webHidden/>
            <w:sz w:val="22"/>
          </w:rPr>
          <w:tab/>
        </w:r>
        <w:r>
          <w:rPr>
            <w:webHidden/>
            <w:sz w:val="22"/>
          </w:rPr>
          <w:fldChar w:fldCharType="begin"/>
        </w:r>
        <w:r>
          <w:rPr>
            <w:webHidden/>
            <w:sz w:val="22"/>
          </w:rPr>
          <w:instrText xml:space="preserve"> PAGEREF _Toc51490221 \h </w:instrText>
        </w:r>
        <w:r>
          <w:rPr>
            <w:sz w:val="22"/>
          </w:rPr>
        </w:r>
        <w:r>
          <w:rPr>
            <w:webHidden/>
            <w:sz w:val="22"/>
          </w:rPr>
          <w:fldChar w:fldCharType="separate"/>
        </w:r>
        <w:r>
          <w:rPr>
            <w:webHidden/>
            <w:sz w:val="22"/>
          </w:rPr>
          <w:t>7</w:t>
        </w:r>
        <w:r>
          <w:rPr>
            <w:webHidden/>
            <w:sz w:val="22"/>
          </w:rPr>
          <w:fldChar w:fldCharType="end"/>
        </w:r>
      </w:hyperlink>
    </w:p>
    <w:p w14:paraId="3A32CF5E" w14:textId="067707D6" w:rsidR="00B67E29" w:rsidRDefault="00A61A26" w:rsidP="00A61A26">
      <w:pPr>
        <w:pStyle w:val="Heading1"/>
        <w:rPr>
          <w:rStyle w:val="Strong"/>
          <w:rFonts w:ascii="Times New Roman" w:hAnsi="Times New Roman" w:hint="default"/>
          <w:b/>
          <w:bCs/>
        </w:rPr>
      </w:pPr>
      <w:r>
        <w:rPr>
          <w:bCs w:val="0"/>
          <w:smallCaps/>
          <w:sz w:val="18"/>
          <w:szCs w:val="20"/>
        </w:rPr>
        <w:fldChar w:fldCharType="end"/>
      </w:r>
    </w:p>
    <w:p w14:paraId="1780C8DB" w14:textId="77777777" w:rsidR="00B67E29" w:rsidRDefault="00B67E29" w:rsidP="00B67E29">
      <w:pPr>
        <w:pStyle w:val="Heading1"/>
        <w:jc w:val="center"/>
        <w:rPr>
          <w:rStyle w:val="Strong"/>
          <w:rFonts w:ascii="Times New Roman" w:hAnsi="Times New Roman" w:hint="default"/>
          <w:b/>
          <w:bCs/>
        </w:rPr>
      </w:pPr>
    </w:p>
    <w:p w14:paraId="7C11E453" w14:textId="77777777" w:rsidR="00B67E29" w:rsidRDefault="00B67E29" w:rsidP="00B67E29">
      <w:pPr>
        <w:pStyle w:val="Heading1"/>
        <w:jc w:val="center"/>
        <w:rPr>
          <w:rStyle w:val="Strong"/>
          <w:rFonts w:ascii="Times New Roman" w:hAnsi="Times New Roman" w:hint="default"/>
          <w:b/>
          <w:bCs/>
        </w:rPr>
      </w:pPr>
    </w:p>
    <w:p w14:paraId="77213450" w14:textId="77777777" w:rsidR="00B67E29" w:rsidRDefault="00B67E29" w:rsidP="00B67E29">
      <w:pPr>
        <w:pStyle w:val="Heading1"/>
        <w:jc w:val="center"/>
        <w:rPr>
          <w:rStyle w:val="Strong"/>
          <w:rFonts w:ascii="Times New Roman" w:hAnsi="Times New Roman" w:hint="default"/>
          <w:b/>
          <w:bCs/>
        </w:rPr>
      </w:pPr>
    </w:p>
    <w:p w14:paraId="004E64F2" w14:textId="77777777" w:rsidR="00A61A26" w:rsidRDefault="00A61A26" w:rsidP="00B67E29">
      <w:pPr>
        <w:pStyle w:val="Heading1"/>
        <w:jc w:val="center"/>
        <w:rPr>
          <w:rStyle w:val="Strong"/>
          <w:rFonts w:ascii="Times New Roman" w:hAnsi="Times New Roman" w:hint="default"/>
          <w:b/>
          <w:bCs/>
        </w:rPr>
      </w:pPr>
    </w:p>
    <w:p w14:paraId="1E57BF16" w14:textId="097FA0F4" w:rsidR="00100902" w:rsidRDefault="00000000" w:rsidP="00B67E29">
      <w:pPr>
        <w:pStyle w:val="Heading1"/>
        <w:jc w:val="center"/>
        <w:rPr>
          <w:rFonts w:ascii="Times New Roman" w:hAnsi="Times New Roman" w:hint="default"/>
        </w:rPr>
      </w:pPr>
      <w:r>
        <w:rPr>
          <w:rStyle w:val="Strong"/>
          <w:rFonts w:ascii="Times New Roman" w:hAnsi="Times New Roman" w:hint="default"/>
          <w:b/>
          <w:bCs/>
        </w:rPr>
        <w:lastRenderedPageBreak/>
        <w:t>Software Requirements Specification</w:t>
      </w:r>
    </w:p>
    <w:p w14:paraId="55CDF24E" w14:textId="77777777" w:rsidR="00100902" w:rsidRDefault="00000000">
      <w:pPr>
        <w:pStyle w:val="Heading2"/>
        <w:rPr>
          <w:rFonts w:ascii="Times New Roman" w:hAnsi="Times New Roman" w:hint="default"/>
        </w:rPr>
      </w:pPr>
      <w:r>
        <w:rPr>
          <w:rStyle w:val="Strong"/>
          <w:rFonts w:ascii="Times New Roman" w:hAnsi="Times New Roman" w:hint="default"/>
          <w:b/>
          <w:bCs/>
        </w:rPr>
        <w:t>Online Internship Portal</w:t>
      </w:r>
    </w:p>
    <w:p w14:paraId="47DE0678" w14:textId="77777777" w:rsidR="00100902" w:rsidRDefault="00100902">
      <w:pPr>
        <w:rPr>
          <w:rFonts w:ascii="Times New Roman" w:hAnsi="Times New Roman" w:cs="Times New Roman"/>
        </w:rPr>
      </w:pPr>
    </w:p>
    <w:p w14:paraId="33B06898" w14:textId="77777777" w:rsidR="00100902" w:rsidRDefault="00000000">
      <w:pPr>
        <w:pStyle w:val="Heading1"/>
        <w:rPr>
          <w:rFonts w:ascii="Times New Roman" w:hAnsi="Times New Roman" w:hint="default"/>
        </w:rPr>
      </w:pPr>
      <w:r>
        <w:rPr>
          <w:rStyle w:val="Strong"/>
          <w:rFonts w:ascii="Times New Roman" w:hAnsi="Times New Roman" w:hint="default"/>
          <w:b/>
          <w:bCs/>
        </w:rPr>
        <w:t>1. Introduction</w:t>
      </w:r>
    </w:p>
    <w:p w14:paraId="36504D86" w14:textId="77777777" w:rsidR="00100902" w:rsidRDefault="00000000">
      <w:pPr>
        <w:pStyle w:val="Heading2"/>
        <w:rPr>
          <w:rFonts w:ascii="Times New Roman" w:hAnsi="Times New Roman" w:hint="default"/>
        </w:rPr>
      </w:pPr>
      <w:r>
        <w:rPr>
          <w:rStyle w:val="Strong"/>
          <w:rFonts w:ascii="Times New Roman" w:hAnsi="Times New Roman" w:hint="default"/>
          <w:b/>
          <w:bCs/>
        </w:rPr>
        <w:t>1.1 Purpose of Document</w:t>
      </w:r>
    </w:p>
    <w:p w14:paraId="08CA2AA3" w14:textId="77777777" w:rsidR="00100902" w:rsidRDefault="00000000">
      <w:pPr>
        <w:pStyle w:val="NormalWeb"/>
      </w:pPr>
      <w:r>
        <w:t>The purpose of this SRS is to describe all requirements of a simple Online Internship Portal developed in C++. This document helps the teacher understand what the system will do and guides the developers in building the software. The system is kept simple because the student has limited time and resources.</w:t>
      </w:r>
    </w:p>
    <w:p w14:paraId="1CF11B35" w14:textId="77777777" w:rsidR="00100902" w:rsidRDefault="00000000">
      <w:pPr>
        <w:pStyle w:val="Heading2"/>
        <w:rPr>
          <w:rFonts w:ascii="Times New Roman" w:hAnsi="Times New Roman" w:hint="default"/>
        </w:rPr>
      </w:pPr>
      <w:r>
        <w:rPr>
          <w:rStyle w:val="Strong"/>
          <w:rFonts w:ascii="Times New Roman" w:hAnsi="Times New Roman" w:hint="default"/>
          <w:b/>
          <w:bCs/>
        </w:rPr>
        <w:t>1.2 Project Overview</w:t>
      </w:r>
    </w:p>
    <w:p w14:paraId="4B76B39B" w14:textId="77777777" w:rsidR="00100902" w:rsidRDefault="00000000">
      <w:pPr>
        <w:pStyle w:val="NormalWeb"/>
      </w:pPr>
      <w:r>
        <w:t xml:space="preserve">The system allows students to apply for internship opportunities posted by an admin. The system includes two user roles: </w:t>
      </w:r>
      <w:r>
        <w:rPr>
          <w:rStyle w:val="Strong"/>
        </w:rPr>
        <w:t>Admin</w:t>
      </w:r>
      <w:r>
        <w:t xml:space="preserve"> and </w:t>
      </w:r>
      <w:r>
        <w:rPr>
          <w:rStyle w:val="Strong"/>
        </w:rPr>
        <w:t>Jobseeker</w:t>
      </w:r>
      <w:r>
        <w:t xml:space="preserve">. There are only </w:t>
      </w:r>
      <w:r>
        <w:rPr>
          <w:rStyle w:val="Strong"/>
        </w:rPr>
        <w:t>three departments</w:t>
      </w:r>
      <w:r>
        <w:t xml:space="preserve">, each with </w:t>
      </w:r>
      <w:r>
        <w:rPr>
          <w:rStyle w:val="Strong"/>
        </w:rPr>
        <w:t>three internship seats</w:t>
      </w:r>
      <w:r>
        <w:t xml:space="preserve">, and a maximum of </w:t>
      </w:r>
      <w:r>
        <w:rPr>
          <w:rStyle w:val="Strong"/>
        </w:rPr>
        <w:t>five applicants</w:t>
      </w:r>
      <w:r>
        <w:t xml:space="preserve"> can apply per department. Admin selects applicants based on highest CGPA.</w:t>
      </w:r>
    </w:p>
    <w:p w14:paraId="53A3C753" w14:textId="77777777" w:rsidR="00100902" w:rsidRDefault="00000000">
      <w:pPr>
        <w:pStyle w:val="Heading2"/>
        <w:rPr>
          <w:rFonts w:ascii="Times New Roman" w:hAnsi="Times New Roman" w:hint="default"/>
        </w:rPr>
      </w:pPr>
      <w:r>
        <w:rPr>
          <w:rStyle w:val="Strong"/>
          <w:rFonts w:ascii="Times New Roman" w:hAnsi="Times New Roman" w:hint="default"/>
          <w:b/>
          <w:bCs/>
        </w:rPr>
        <w:t>1.3 Scope</w:t>
      </w:r>
    </w:p>
    <w:p w14:paraId="4ED0449D" w14:textId="77777777" w:rsidR="00100902" w:rsidRDefault="00000000">
      <w:pPr>
        <w:pStyle w:val="NormalWeb"/>
      </w:pPr>
      <w:r>
        <w:t>The system covers</w:t>
      </w:r>
    </w:p>
    <w:p w14:paraId="23DEA58D" w14:textId="77777777" w:rsidR="00100902" w:rsidRDefault="00000000">
      <w:pPr>
        <w:pStyle w:val="NormalWeb"/>
        <w:ind w:left="720"/>
      </w:pPr>
      <w:r>
        <w:t>Jobseeker registration and application</w:t>
      </w:r>
    </w:p>
    <w:p w14:paraId="687C0F0E" w14:textId="77777777" w:rsidR="00100902" w:rsidRDefault="00000000">
      <w:pPr>
        <w:pStyle w:val="NormalWeb"/>
        <w:ind w:left="720"/>
      </w:pPr>
      <w:r>
        <w:t>Admin posting internship notifications</w:t>
      </w:r>
    </w:p>
    <w:p w14:paraId="7D5F717C" w14:textId="77777777" w:rsidR="00100902" w:rsidRDefault="00000000">
      <w:pPr>
        <w:pStyle w:val="NormalWeb"/>
        <w:ind w:left="720"/>
      </w:pPr>
      <w:r>
        <w:t>Showing all notifications to users after registration</w:t>
      </w:r>
    </w:p>
    <w:p w14:paraId="6560BAEB" w14:textId="77777777" w:rsidR="00100902" w:rsidRDefault="00000000">
      <w:pPr>
        <w:pStyle w:val="NormalWeb"/>
        <w:ind w:left="720"/>
      </w:pPr>
      <w:r>
        <w:t>Department-wise job applications</w:t>
      </w:r>
    </w:p>
    <w:p w14:paraId="59F8BB07" w14:textId="77777777" w:rsidR="00100902" w:rsidRDefault="00000000">
      <w:pPr>
        <w:pStyle w:val="NormalWeb"/>
        <w:ind w:left="720"/>
      </w:pPr>
      <w:r>
        <w:t>Filtering applicants based on CGPA</w:t>
      </w:r>
    </w:p>
    <w:p w14:paraId="25C11B4E" w14:textId="77777777" w:rsidR="00100902" w:rsidRDefault="00000000">
      <w:pPr>
        <w:pStyle w:val="NormalWeb"/>
        <w:ind w:left="720"/>
      </w:pPr>
      <w:r>
        <w:t>Assigning interview schedule</w:t>
      </w:r>
    </w:p>
    <w:p w14:paraId="108027BA" w14:textId="77777777" w:rsidR="00100902" w:rsidRDefault="00000000">
      <w:pPr>
        <w:pStyle w:val="NormalWeb"/>
        <w:ind w:left="720"/>
      </w:pPr>
      <w:r>
        <w:t>Displaying applicant status</w:t>
      </w:r>
    </w:p>
    <w:p w14:paraId="22776F75" w14:textId="77777777" w:rsidR="00100902" w:rsidRDefault="00000000">
      <w:pPr>
        <w:pStyle w:val="NormalWeb"/>
      </w:pPr>
      <w:r>
        <w:t xml:space="preserve">The system is simple, small in size, and fully coded in </w:t>
      </w:r>
      <w:r>
        <w:rPr>
          <w:rStyle w:val="Strong"/>
        </w:rPr>
        <w:t>C++ console</w:t>
      </w:r>
      <w:r>
        <w:t>.</w:t>
      </w:r>
    </w:p>
    <w:p w14:paraId="726EF6F5" w14:textId="77777777" w:rsidR="00100902" w:rsidRDefault="00100902">
      <w:pPr>
        <w:rPr>
          <w:rFonts w:ascii="Times New Roman" w:hAnsi="Times New Roman" w:cs="Times New Roman"/>
        </w:rPr>
      </w:pPr>
    </w:p>
    <w:p w14:paraId="4CDE8C73" w14:textId="77777777" w:rsidR="00100902" w:rsidRDefault="00000000">
      <w:pPr>
        <w:pStyle w:val="Heading1"/>
        <w:rPr>
          <w:rFonts w:ascii="Times New Roman" w:hAnsi="Times New Roman" w:hint="default"/>
        </w:rPr>
      </w:pPr>
      <w:r>
        <w:rPr>
          <w:rStyle w:val="Strong"/>
          <w:rFonts w:ascii="Times New Roman" w:hAnsi="Times New Roman" w:hint="default"/>
          <w:b/>
          <w:bCs/>
        </w:rPr>
        <w:lastRenderedPageBreak/>
        <w:t>2. Overall System Description</w:t>
      </w:r>
    </w:p>
    <w:p w14:paraId="7F7483E8" w14:textId="77777777" w:rsidR="00100902" w:rsidRDefault="00000000">
      <w:pPr>
        <w:pStyle w:val="Heading2"/>
        <w:rPr>
          <w:rFonts w:ascii="Times New Roman" w:hAnsi="Times New Roman" w:hint="default"/>
        </w:rPr>
      </w:pPr>
      <w:r>
        <w:rPr>
          <w:rStyle w:val="Strong"/>
          <w:rFonts w:ascii="Times New Roman" w:hAnsi="Times New Roman" w:hint="default"/>
          <w:b/>
          <w:bCs/>
        </w:rPr>
        <w:t>2.1 User Characteristics</w:t>
      </w:r>
    </w:p>
    <w:p w14:paraId="433979B5" w14:textId="77777777" w:rsidR="00100902" w:rsidRDefault="00000000">
      <w:pPr>
        <w:pStyle w:val="Heading3"/>
        <w:rPr>
          <w:rFonts w:ascii="Times New Roman" w:hAnsi="Times New Roman" w:hint="default"/>
        </w:rPr>
      </w:pPr>
      <w:r>
        <w:rPr>
          <w:rStyle w:val="Strong"/>
          <w:rFonts w:ascii="Times New Roman" w:hAnsi="Times New Roman" w:hint="default"/>
          <w:b/>
          <w:bCs/>
        </w:rPr>
        <w:t>Admin</w:t>
      </w:r>
    </w:p>
    <w:p w14:paraId="735A3309" w14:textId="77777777" w:rsidR="00100902" w:rsidRDefault="00000000">
      <w:pPr>
        <w:pStyle w:val="NormalWeb"/>
        <w:ind w:left="720"/>
      </w:pPr>
      <w:r>
        <w:t>Basic computer skills</w:t>
      </w:r>
    </w:p>
    <w:p w14:paraId="146DE5B8" w14:textId="77777777" w:rsidR="00100902" w:rsidRDefault="00000000">
      <w:pPr>
        <w:pStyle w:val="NormalWeb"/>
        <w:ind w:left="720"/>
      </w:pPr>
      <w:r>
        <w:t>Can add internship details and manage applications</w:t>
      </w:r>
    </w:p>
    <w:p w14:paraId="2F77D85D" w14:textId="77777777" w:rsidR="00100902" w:rsidRDefault="00000000">
      <w:pPr>
        <w:pStyle w:val="Heading3"/>
        <w:rPr>
          <w:rFonts w:ascii="Times New Roman" w:hAnsi="Times New Roman" w:hint="default"/>
        </w:rPr>
      </w:pPr>
      <w:r>
        <w:rPr>
          <w:rStyle w:val="Strong"/>
          <w:rFonts w:ascii="Times New Roman" w:hAnsi="Times New Roman" w:hint="default"/>
          <w:b/>
          <w:bCs/>
        </w:rPr>
        <w:t>Jobseeker</w:t>
      </w:r>
    </w:p>
    <w:p w14:paraId="5292EF7C" w14:textId="77777777" w:rsidR="00100902" w:rsidRDefault="00000000">
      <w:pPr>
        <w:pStyle w:val="NormalWeb"/>
        <w:ind w:left="720"/>
      </w:pPr>
      <w:r>
        <w:t>University student with basic computer knowledge</w:t>
      </w:r>
    </w:p>
    <w:p w14:paraId="0F668B80" w14:textId="77777777" w:rsidR="00100902" w:rsidRDefault="00000000">
      <w:pPr>
        <w:pStyle w:val="NormalWeb"/>
        <w:ind w:left="720"/>
      </w:pPr>
      <w:r>
        <w:t>Can register, view notifications, and apply for internships</w:t>
      </w:r>
    </w:p>
    <w:p w14:paraId="6294C775" w14:textId="77777777" w:rsidR="00100902" w:rsidRDefault="00000000">
      <w:pPr>
        <w:pStyle w:val="Heading2"/>
        <w:rPr>
          <w:rFonts w:ascii="Times New Roman" w:hAnsi="Times New Roman" w:hint="default"/>
        </w:rPr>
      </w:pPr>
      <w:r>
        <w:rPr>
          <w:rStyle w:val="Strong"/>
          <w:rFonts w:ascii="Times New Roman" w:hAnsi="Times New Roman" w:hint="default"/>
          <w:b/>
          <w:bCs/>
        </w:rPr>
        <w:t>2.2 Operating Environment</w:t>
      </w:r>
    </w:p>
    <w:p w14:paraId="200B6960" w14:textId="77777777" w:rsidR="00100902" w:rsidRDefault="00000000">
      <w:pPr>
        <w:pStyle w:val="NormalWeb"/>
        <w:ind w:left="720"/>
      </w:pPr>
      <w:r>
        <w:t>Operating System: Windows</w:t>
      </w:r>
    </w:p>
    <w:p w14:paraId="455FE104" w14:textId="77777777" w:rsidR="00100902" w:rsidRDefault="00000000">
      <w:pPr>
        <w:pStyle w:val="NormalWeb"/>
        <w:ind w:left="720"/>
      </w:pPr>
      <w:r>
        <w:t>Programming Language: C++</w:t>
      </w:r>
    </w:p>
    <w:p w14:paraId="703FE0DD" w14:textId="77777777" w:rsidR="00100902" w:rsidRDefault="00000000">
      <w:pPr>
        <w:pStyle w:val="NormalWeb"/>
        <w:ind w:left="720"/>
      </w:pPr>
      <w:r>
        <w:t xml:space="preserve">IDE: Dev-C++, </w:t>
      </w:r>
      <w:proofErr w:type="spellStart"/>
      <w:r>
        <w:t>CodeBlocks</w:t>
      </w:r>
      <w:proofErr w:type="spellEnd"/>
      <w:r>
        <w:t>, Visual Studio, etc.</w:t>
      </w:r>
    </w:p>
    <w:p w14:paraId="79229906" w14:textId="77777777" w:rsidR="00100902" w:rsidRDefault="00000000" w:rsidP="00A61A26">
      <w:pPr>
        <w:pStyle w:val="Heading2"/>
        <w:spacing w:before="100" w:after="100"/>
        <w:rPr>
          <w:rFonts w:ascii="Times New Roman" w:hAnsi="Times New Roman" w:hint="default"/>
        </w:rPr>
      </w:pPr>
      <w:r>
        <w:rPr>
          <w:rStyle w:val="Strong"/>
          <w:rFonts w:ascii="Times New Roman" w:hAnsi="Times New Roman" w:hint="default"/>
          <w:b/>
          <w:bCs/>
        </w:rPr>
        <w:t>2.3 System Constraints</w:t>
      </w:r>
    </w:p>
    <w:p w14:paraId="67B10090" w14:textId="77777777" w:rsidR="00100902" w:rsidRDefault="00000000">
      <w:pPr>
        <w:pStyle w:val="NormalWeb"/>
        <w:ind w:left="720"/>
      </w:pPr>
      <w:r>
        <w:t>No GUI (console only)</w:t>
      </w:r>
    </w:p>
    <w:p w14:paraId="43ADDC32" w14:textId="77777777" w:rsidR="00100902" w:rsidRDefault="00000000">
      <w:pPr>
        <w:pStyle w:val="NormalWeb"/>
        <w:ind w:left="720"/>
      </w:pPr>
      <w:r>
        <w:t>No real database</w:t>
      </w:r>
    </w:p>
    <w:p w14:paraId="30250EC4" w14:textId="77777777" w:rsidR="00100902" w:rsidRDefault="00000000">
      <w:pPr>
        <w:pStyle w:val="NormalWeb"/>
        <w:ind w:left="720"/>
      </w:pPr>
      <w:r>
        <w:t>Only 3 departments</w:t>
      </w:r>
    </w:p>
    <w:p w14:paraId="255C34B6" w14:textId="77777777" w:rsidR="00100902" w:rsidRDefault="00000000">
      <w:pPr>
        <w:pStyle w:val="NormalWeb"/>
        <w:ind w:left="720"/>
      </w:pPr>
      <w:r>
        <w:t>Only 3 seats per department</w:t>
      </w:r>
    </w:p>
    <w:p w14:paraId="36EA9D78" w14:textId="77777777" w:rsidR="00100902" w:rsidRDefault="00000000">
      <w:pPr>
        <w:pStyle w:val="NormalWeb"/>
        <w:ind w:left="720"/>
      </w:pPr>
      <w:r>
        <w:t>Only 5 applicants per department</w:t>
      </w:r>
    </w:p>
    <w:p w14:paraId="3A3C8702" w14:textId="77777777" w:rsidR="00100902" w:rsidRDefault="00000000">
      <w:pPr>
        <w:pStyle w:val="NormalWeb"/>
        <w:ind w:left="720"/>
      </w:pPr>
      <w:r>
        <w:t>Offline system</w:t>
      </w:r>
    </w:p>
    <w:p w14:paraId="11AC87BF" w14:textId="77777777" w:rsidR="00100902" w:rsidRDefault="00000000">
      <w:pPr>
        <w:rPr>
          <w:rFonts w:ascii="Times New Roman" w:hAnsi="Times New Roman" w:cs="Times New Roman"/>
        </w:rPr>
      </w:pPr>
      <w:r>
        <w:rPr>
          <w:rFonts w:ascii="Times New Roman" w:hAnsi="Times New Roman" w:cs="Times New Roman"/>
        </w:rPr>
        <w:pict w14:anchorId="1198A47E">
          <v:rect id="_x0000_i1025" style="width:6in;height:1.5pt" o:hralign="center" o:hrstd="t" o:hr="t" fillcolor="#a0a0a0" stroked="f"/>
        </w:pict>
      </w:r>
    </w:p>
    <w:p w14:paraId="4A907AFB" w14:textId="77777777" w:rsidR="00100902" w:rsidRDefault="00000000">
      <w:pPr>
        <w:pStyle w:val="Heading1"/>
        <w:rPr>
          <w:rFonts w:ascii="Times New Roman" w:hAnsi="Times New Roman" w:hint="default"/>
        </w:rPr>
      </w:pPr>
      <w:r>
        <w:rPr>
          <w:rStyle w:val="Strong"/>
          <w:rFonts w:ascii="Times New Roman" w:hAnsi="Times New Roman" w:hint="default"/>
          <w:b/>
          <w:bCs/>
        </w:rPr>
        <w:t>3. External Interface Requirements</w:t>
      </w:r>
    </w:p>
    <w:p w14:paraId="0EE7BF81" w14:textId="77777777" w:rsidR="00100902" w:rsidRDefault="00000000">
      <w:pPr>
        <w:pStyle w:val="Heading2"/>
        <w:rPr>
          <w:rFonts w:ascii="Times New Roman" w:hAnsi="Times New Roman" w:hint="default"/>
        </w:rPr>
      </w:pPr>
      <w:r>
        <w:rPr>
          <w:rStyle w:val="Strong"/>
          <w:rFonts w:ascii="Times New Roman" w:hAnsi="Times New Roman" w:hint="default"/>
          <w:b/>
          <w:bCs/>
        </w:rPr>
        <w:lastRenderedPageBreak/>
        <w:t>3.1 Hardware Interfaces</w:t>
      </w:r>
    </w:p>
    <w:p w14:paraId="4FD80EE2" w14:textId="77777777" w:rsidR="00100902" w:rsidRDefault="00000000">
      <w:pPr>
        <w:pStyle w:val="NormalWeb"/>
        <w:ind w:left="720"/>
      </w:pPr>
      <w:r>
        <w:t>Any basic computer</w:t>
      </w:r>
    </w:p>
    <w:p w14:paraId="7D2164EF" w14:textId="77777777" w:rsidR="00100902" w:rsidRDefault="00000000">
      <w:pPr>
        <w:pStyle w:val="NormalWeb"/>
        <w:ind w:left="720"/>
      </w:pPr>
      <w:r>
        <w:t>Keyboard input</w:t>
      </w:r>
    </w:p>
    <w:p w14:paraId="3A7EC35F" w14:textId="77777777" w:rsidR="00100902" w:rsidRDefault="00000000">
      <w:pPr>
        <w:pStyle w:val="NormalWeb"/>
        <w:ind w:left="720"/>
      </w:pPr>
      <w:r>
        <w:t>Display screen</w:t>
      </w:r>
    </w:p>
    <w:p w14:paraId="2C19C0D7" w14:textId="77777777" w:rsidR="00100902" w:rsidRDefault="00000000">
      <w:pPr>
        <w:pStyle w:val="Heading2"/>
        <w:rPr>
          <w:rFonts w:ascii="Times New Roman" w:hAnsi="Times New Roman" w:hint="default"/>
        </w:rPr>
      </w:pPr>
      <w:r>
        <w:rPr>
          <w:rStyle w:val="Strong"/>
          <w:rFonts w:ascii="Times New Roman" w:hAnsi="Times New Roman" w:hint="default"/>
          <w:b/>
          <w:bCs/>
        </w:rPr>
        <w:t>3.2 Software Interfaces</w:t>
      </w:r>
    </w:p>
    <w:p w14:paraId="3B5009B9" w14:textId="77777777" w:rsidR="00100902" w:rsidRDefault="00000000">
      <w:pPr>
        <w:pStyle w:val="NormalWeb"/>
        <w:ind w:left="720"/>
      </w:pPr>
      <w:r>
        <w:t>C++ compiler</w:t>
      </w:r>
    </w:p>
    <w:p w14:paraId="241E2CD0" w14:textId="77777777" w:rsidR="00100902" w:rsidRDefault="00000000">
      <w:pPr>
        <w:pStyle w:val="NormalWeb"/>
        <w:ind w:left="720"/>
      </w:pPr>
      <w:r>
        <w:t>Local file system (optional for data storage)</w:t>
      </w:r>
    </w:p>
    <w:p w14:paraId="43BEB21B" w14:textId="77777777" w:rsidR="00100902" w:rsidRDefault="00000000">
      <w:pPr>
        <w:pStyle w:val="Heading2"/>
        <w:rPr>
          <w:rFonts w:ascii="Times New Roman" w:hAnsi="Times New Roman" w:hint="default"/>
        </w:rPr>
      </w:pPr>
      <w:r>
        <w:rPr>
          <w:rStyle w:val="Strong"/>
          <w:rFonts w:ascii="Times New Roman" w:hAnsi="Times New Roman" w:hint="default"/>
          <w:b/>
          <w:bCs/>
        </w:rPr>
        <w:t>3.3 Communications Interfaces</w:t>
      </w:r>
    </w:p>
    <w:p w14:paraId="55F0D413" w14:textId="77777777" w:rsidR="00100902" w:rsidRDefault="00000000">
      <w:pPr>
        <w:pStyle w:val="NormalWeb"/>
        <w:ind w:left="720"/>
      </w:pPr>
      <w:r>
        <w:t>None (system works offline)</w:t>
      </w:r>
    </w:p>
    <w:p w14:paraId="646EF2BD" w14:textId="77777777" w:rsidR="00100902" w:rsidRDefault="00000000">
      <w:pPr>
        <w:rPr>
          <w:rFonts w:ascii="Times New Roman" w:hAnsi="Times New Roman" w:cs="Times New Roman"/>
        </w:rPr>
      </w:pPr>
      <w:r>
        <w:rPr>
          <w:rFonts w:ascii="Times New Roman" w:hAnsi="Times New Roman" w:cs="Times New Roman"/>
        </w:rPr>
        <w:pict w14:anchorId="3E963261">
          <v:rect id="_x0000_i1026" style="width:6in;height:1.5pt" o:hralign="center" o:hrstd="t" o:hr="t" fillcolor="#a0a0a0" stroked="f"/>
        </w:pict>
      </w:r>
    </w:p>
    <w:p w14:paraId="14F604EB" w14:textId="77777777" w:rsidR="00100902" w:rsidRDefault="00000000">
      <w:pPr>
        <w:pStyle w:val="Heading1"/>
        <w:rPr>
          <w:rFonts w:ascii="Times New Roman" w:hAnsi="Times New Roman" w:hint="default"/>
        </w:rPr>
      </w:pPr>
      <w:r>
        <w:rPr>
          <w:rStyle w:val="Strong"/>
          <w:rFonts w:ascii="Times New Roman" w:hAnsi="Times New Roman" w:hint="default"/>
          <w:b/>
          <w:bCs/>
        </w:rPr>
        <w:t>4. Functional Requirements</w:t>
      </w:r>
    </w:p>
    <w:p w14:paraId="50A35F9F" w14:textId="77777777" w:rsidR="00100902" w:rsidRDefault="00000000">
      <w:pPr>
        <w:pStyle w:val="Heading3"/>
        <w:rPr>
          <w:rFonts w:ascii="Times New Roman" w:hAnsi="Times New Roman" w:hint="default"/>
        </w:rPr>
      </w:pPr>
      <w:r>
        <w:rPr>
          <w:rStyle w:val="Strong"/>
          <w:rFonts w:ascii="Times New Roman" w:hAnsi="Times New Roman" w:hint="default"/>
          <w:b/>
          <w:bCs/>
        </w:rPr>
        <w:t>4.1 User Registration</w:t>
      </w:r>
    </w:p>
    <w:p w14:paraId="1AC7DFB2" w14:textId="77777777" w:rsidR="00100902" w:rsidRDefault="00000000">
      <w:pPr>
        <w:pStyle w:val="NormalWeb"/>
        <w:ind w:left="720"/>
      </w:pPr>
      <w:r>
        <w:t>User registers with email and password.</w:t>
      </w:r>
    </w:p>
    <w:p w14:paraId="2858FCFA" w14:textId="77777777" w:rsidR="00100902" w:rsidRDefault="00000000">
      <w:pPr>
        <w:pStyle w:val="NormalWeb"/>
        <w:ind w:left="720"/>
      </w:pPr>
      <w:r>
        <w:t xml:space="preserve">After successful registration, the system automatically displays </w:t>
      </w:r>
      <w:r>
        <w:rPr>
          <w:rStyle w:val="Strong"/>
        </w:rPr>
        <w:t>all internship notifications</w:t>
      </w:r>
      <w:r>
        <w:t xml:space="preserve"> from all departments.</w:t>
      </w:r>
    </w:p>
    <w:p w14:paraId="59A46B22" w14:textId="77777777" w:rsidR="00100902" w:rsidRDefault="00000000">
      <w:pPr>
        <w:pStyle w:val="NormalWeb"/>
        <w:ind w:left="720"/>
      </w:pPr>
      <w:r>
        <w:t>If the email already exists, the system shows an error.</w:t>
      </w:r>
    </w:p>
    <w:p w14:paraId="2F251E11" w14:textId="77777777" w:rsidR="00100902" w:rsidRDefault="00000000">
      <w:pPr>
        <w:pStyle w:val="Heading3"/>
        <w:rPr>
          <w:rFonts w:ascii="Times New Roman" w:hAnsi="Times New Roman" w:hint="default"/>
        </w:rPr>
      </w:pPr>
      <w:r>
        <w:rPr>
          <w:rStyle w:val="Strong"/>
          <w:rFonts w:ascii="Times New Roman" w:hAnsi="Times New Roman" w:hint="default"/>
          <w:b/>
          <w:bCs/>
        </w:rPr>
        <w:t>4.2 Login</w:t>
      </w:r>
    </w:p>
    <w:p w14:paraId="2FEA0FB8" w14:textId="77777777" w:rsidR="00100902" w:rsidRDefault="00000000">
      <w:pPr>
        <w:pStyle w:val="NormalWeb"/>
        <w:ind w:left="720"/>
      </w:pPr>
      <w:r>
        <w:t>Admin and jobseeker log in using username and password.</w:t>
      </w:r>
    </w:p>
    <w:p w14:paraId="04A61452" w14:textId="77777777" w:rsidR="00100902" w:rsidRDefault="00000000">
      <w:pPr>
        <w:pStyle w:val="Heading3"/>
        <w:rPr>
          <w:rFonts w:ascii="Times New Roman" w:hAnsi="Times New Roman" w:hint="default"/>
        </w:rPr>
      </w:pPr>
      <w:r>
        <w:rPr>
          <w:rStyle w:val="Strong"/>
          <w:rFonts w:ascii="Times New Roman" w:hAnsi="Times New Roman" w:hint="default"/>
          <w:b/>
          <w:bCs/>
        </w:rPr>
        <w:t>4.3 Admin Adds Internship Notification</w:t>
      </w:r>
    </w:p>
    <w:p w14:paraId="4EDD74EC" w14:textId="77777777" w:rsidR="00100902" w:rsidRDefault="00000000">
      <w:pPr>
        <w:pStyle w:val="NormalWeb"/>
        <w:ind w:left="720"/>
      </w:pPr>
      <w:r>
        <w:t>Admin selects department.</w:t>
      </w:r>
    </w:p>
    <w:p w14:paraId="1C92C004" w14:textId="77777777" w:rsidR="00100902" w:rsidRDefault="00000000">
      <w:pPr>
        <w:pStyle w:val="NormalWeb"/>
        <w:ind w:left="720"/>
      </w:pPr>
      <w:r>
        <w:t>Admin enters:</w:t>
      </w:r>
    </w:p>
    <w:p w14:paraId="1CCFCA79" w14:textId="77777777" w:rsidR="00100902" w:rsidRDefault="00000000">
      <w:pPr>
        <w:pStyle w:val="NormalWeb"/>
        <w:ind w:left="1440"/>
      </w:pPr>
      <w:r>
        <w:t>Internship title</w:t>
      </w:r>
    </w:p>
    <w:p w14:paraId="2CCE063D" w14:textId="77777777" w:rsidR="00100902" w:rsidRDefault="00000000">
      <w:pPr>
        <w:pStyle w:val="NormalWeb"/>
        <w:ind w:left="1440"/>
      </w:pPr>
      <w:r>
        <w:lastRenderedPageBreak/>
        <w:t>Description</w:t>
      </w:r>
    </w:p>
    <w:p w14:paraId="1C9C3D27" w14:textId="77777777" w:rsidR="00100902" w:rsidRDefault="00000000">
      <w:pPr>
        <w:pStyle w:val="NormalWeb"/>
        <w:ind w:left="1440"/>
      </w:pPr>
      <w:r>
        <w:t>Seats available (fixed: 3)</w:t>
      </w:r>
    </w:p>
    <w:p w14:paraId="583D831F" w14:textId="77777777" w:rsidR="00100902" w:rsidRDefault="00000000">
      <w:pPr>
        <w:pStyle w:val="NormalWeb"/>
        <w:ind w:left="720"/>
      </w:pPr>
      <w:r>
        <w:t>Notification becomes visible to all registered users.</w:t>
      </w:r>
    </w:p>
    <w:p w14:paraId="628CB322" w14:textId="77777777" w:rsidR="00100902" w:rsidRDefault="00000000">
      <w:pPr>
        <w:pStyle w:val="Heading3"/>
        <w:rPr>
          <w:rFonts w:ascii="Times New Roman" w:hAnsi="Times New Roman" w:hint="default"/>
        </w:rPr>
      </w:pPr>
      <w:r>
        <w:rPr>
          <w:rStyle w:val="Strong"/>
          <w:rFonts w:ascii="Times New Roman" w:hAnsi="Times New Roman" w:hint="default"/>
          <w:b/>
          <w:bCs/>
        </w:rPr>
        <w:t>4.4 Display All Internship Notifications</w:t>
      </w:r>
    </w:p>
    <w:p w14:paraId="077285D3" w14:textId="77777777" w:rsidR="00100902" w:rsidRDefault="00000000">
      <w:pPr>
        <w:pStyle w:val="NormalWeb"/>
        <w:ind w:left="720"/>
      </w:pPr>
      <w:r>
        <w:t xml:space="preserve">After registration or login, user sees all internship </w:t>
      </w:r>
      <w:proofErr w:type="spellStart"/>
      <w:proofErr w:type="gramStart"/>
      <w:r>
        <w:t>notifications.Notifications</w:t>
      </w:r>
      <w:proofErr w:type="spellEnd"/>
      <w:proofErr w:type="gramEnd"/>
      <w:r>
        <w:t xml:space="preserve"> include:</w:t>
      </w:r>
    </w:p>
    <w:p w14:paraId="2C5F2F47" w14:textId="77777777" w:rsidR="00100902" w:rsidRDefault="00000000">
      <w:pPr>
        <w:pStyle w:val="NormalWeb"/>
        <w:ind w:left="1440"/>
      </w:pPr>
      <w:r>
        <w:t>Department</w:t>
      </w:r>
    </w:p>
    <w:p w14:paraId="487BF52F" w14:textId="77777777" w:rsidR="00100902" w:rsidRDefault="00000000">
      <w:pPr>
        <w:pStyle w:val="NormalWeb"/>
        <w:ind w:left="1440"/>
      </w:pPr>
      <w:r>
        <w:t>Internship title</w:t>
      </w:r>
    </w:p>
    <w:p w14:paraId="2F37F8FE" w14:textId="77777777" w:rsidR="00100902" w:rsidRDefault="00000000">
      <w:pPr>
        <w:pStyle w:val="NormalWeb"/>
        <w:ind w:left="1440"/>
        <w:jc w:val="both"/>
      </w:pPr>
      <w:r>
        <w:t xml:space="preserve">Seats available      </w:t>
      </w:r>
    </w:p>
    <w:p w14:paraId="08309D8C" w14:textId="77777777" w:rsidR="00100902" w:rsidRDefault="00000000">
      <w:pPr>
        <w:pStyle w:val="Heading3"/>
        <w:rPr>
          <w:rFonts w:ascii="Times New Roman" w:hAnsi="Times New Roman" w:hint="default"/>
        </w:rPr>
      </w:pPr>
      <w:r>
        <w:rPr>
          <w:rStyle w:val="Strong"/>
          <w:rFonts w:ascii="Times New Roman" w:hAnsi="Times New Roman" w:hint="default"/>
          <w:b/>
          <w:bCs/>
        </w:rPr>
        <w:t>4.5 Apply for Internship</w:t>
      </w:r>
    </w:p>
    <w:p w14:paraId="3B4BF2BA" w14:textId="77777777" w:rsidR="00100902" w:rsidRDefault="00000000">
      <w:pPr>
        <w:pStyle w:val="NormalWeb"/>
        <w:ind w:left="720"/>
      </w:pPr>
      <w:r>
        <w:t xml:space="preserve">When the user clicks </w:t>
      </w:r>
      <w:r>
        <w:rPr>
          <w:rStyle w:val="Strong"/>
        </w:rPr>
        <w:t>“Apply for Job”</w:t>
      </w:r>
      <w:r>
        <w:t>, the system asks:</w:t>
      </w:r>
    </w:p>
    <w:p w14:paraId="7E73D904" w14:textId="77777777" w:rsidR="00100902" w:rsidRDefault="00000000">
      <w:pPr>
        <w:pStyle w:val="NormalWeb"/>
        <w:ind w:left="1440"/>
      </w:pPr>
      <w:r>
        <w:rPr>
          <w:rStyle w:val="Strong"/>
        </w:rPr>
        <w:t>Enter Department Name</w:t>
      </w:r>
    </w:p>
    <w:p w14:paraId="50163F7E" w14:textId="77777777" w:rsidR="00100902" w:rsidRDefault="00000000">
      <w:pPr>
        <w:pStyle w:val="NormalWeb"/>
        <w:ind w:left="720"/>
      </w:pPr>
      <w:r>
        <w:t>System then displays internships only for that department.</w:t>
      </w:r>
    </w:p>
    <w:p w14:paraId="4FED2D55" w14:textId="77777777" w:rsidR="00100902" w:rsidRDefault="00000000">
      <w:pPr>
        <w:pStyle w:val="NormalWeb"/>
        <w:ind w:left="720"/>
      </w:pPr>
      <w:r>
        <w:t>If 5 applicants have already applied:</w:t>
      </w:r>
    </w:p>
    <w:p w14:paraId="11AADDC3" w14:textId="77777777" w:rsidR="00100902" w:rsidRDefault="00000000">
      <w:pPr>
        <w:pStyle w:val="NormalWeb"/>
        <w:ind w:left="1440"/>
      </w:pPr>
      <w:r>
        <w:t xml:space="preserve">System shows </w:t>
      </w:r>
      <w:r>
        <w:rPr>
          <w:rStyle w:val="Strong"/>
        </w:rPr>
        <w:t>“No more applicants allowed for this department.”</w:t>
      </w:r>
    </w:p>
    <w:p w14:paraId="13608A23" w14:textId="77777777" w:rsidR="00100902" w:rsidRDefault="00000000">
      <w:pPr>
        <w:pStyle w:val="NormalWeb"/>
        <w:ind w:left="720"/>
      </w:pPr>
      <w:r>
        <w:t>Otherwise, user enters:</w:t>
      </w:r>
    </w:p>
    <w:p w14:paraId="1A51AC4E" w14:textId="77777777" w:rsidR="00100902" w:rsidRDefault="00000000">
      <w:pPr>
        <w:pStyle w:val="NormalWeb"/>
        <w:ind w:left="1440"/>
      </w:pPr>
      <w:r>
        <w:t>Name</w:t>
      </w:r>
    </w:p>
    <w:p w14:paraId="3269ACD9" w14:textId="77777777" w:rsidR="00100902" w:rsidRDefault="00000000">
      <w:pPr>
        <w:pStyle w:val="NormalWeb"/>
        <w:ind w:left="1440"/>
      </w:pPr>
      <w:r>
        <w:t>CGPA</w:t>
      </w:r>
    </w:p>
    <w:p w14:paraId="61A9BC2C" w14:textId="77777777" w:rsidR="00100902" w:rsidRDefault="00000000">
      <w:pPr>
        <w:pStyle w:val="NormalWeb"/>
        <w:ind w:left="1440"/>
      </w:pPr>
      <w:r>
        <w:t>Email</w:t>
      </w:r>
    </w:p>
    <w:p w14:paraId="7FA35BD0" w14:textId="77777777" w:rsidR="00100902" w:rsidRDefault="00000000">
      <w:pPr>
        <w:pStyle w:val="NormalWeb"/>
        <w:ind w:left="1440"/>
      </w:pPr>
      <w:r>
        <w:t>Additional info (optional)</w:t>
      </w:r>
    </w:p>
    <w:p w14:paraId="7B1013E5" w14:textId="77777777" w:rsidR="00100902" w:rsidRDefault="00000000">
      <w:pPr>
        <w:pStyle w:val="NormalWeb"/>
        <w:ind w:left="720"/>
      </w:pPr>
      <w:r>
        <w:t>System stores the application.</w:t>
      </w:r>
    </w:p>
    <w:p w14:paraId="796D2356" w14:textId="77777777" w:rsidR="00100902" w:rsidRDefault="00000000">
      <w:pPr>
        <w:pStyle w:val="Heading3"/>
        <w:rPr>
          <w:rFonts w:ascii="Times New Roman" w:hAnsi="Times New Roman" w:hint="default"/>
        </w:rPr>
      </w:pPr>
      <w:r>
        <w:rPr>
          <w:rStyle w:val="Strong"/>
          <w:rFonts w:ascii="Times New Roman" w:hAnsi="Times New Roman" w:hint="default"/>
          <w:b/>
          <w:bCs/>
        </w:rPr>
        <w:t>4.6 Admin Views Applications</w:t>
      </w:r>
    </w:p>
    <w:p w14:paraId="62DED9E0" w14:textId="77777777" w:rsidR="00100902" w:rsidRDefault="00000000">
      <w:pPr>
        <w:pStyle w:val="NormalWeb"/>
        <w:ind w:left="720"/>
      </w:pPr>
      <w:r>
        <w:t xml:space="preserve">Admin views all </w:t>
      </w:r>
      <w:proofErr w:type="gramStart"/>
      <w:r>
        <w:t>applicants</w:t>
      </w:r>
      <w:proofErr w:type="gramEnd"/>
      <w:r>
        <w:t xml:space="preserve"> department-wise.</w:t>
      </w:r>
    </w:p>
    <w:p w14:paraId="4B84CCAD" w14:textId="77777777" w:rsidR="00100902" w:rsidRDefault="00000000">
      <w:pPr>
        <w:pStyle w:val="NormalWeb"/>
        <w:ind w:left="720"/>
      </w:pPr>
      <w:r>
        <w:t>System shows:</w:t>
      </w:r>
    </w:p>
    <w:p w14:paraId="2F9338B4" w14:textId="77777777" w:rsidR="00100902" w:rsidRDefault="00000000">
      <w:pPr>
        <w:pStyle w:val="NormalWeb"/>
        <w:ind w:left="1440"/>
      </w:pPr>
      <w:r>
        <w:lastRenderedPageBreak/>
        <w:t>Applicant name</w:t>
      </w:r>
    </w:p>
    <w:p w14:paraId="65F3A5ED" w14:textId="77777777" w:rsidR="00100902" w:rsidRDefault="00000000">
      <w:pPr>
        <w:pStyle w:val="NormalWeb"/>
        <w:ind w:left="1440"/>
      </w:pPr>
      <w:r>
        <w:t>CGPA</w:t>
      </w:r>
    </w:p>
    <w:p w14:paraId="71E84A97" w14:textId="77777777" w:rsidR="00100902" w:rsidRDefault="00000000">
      <w:pPr>
        <w:pStyle w:val="NormalWeb"/>
        <w:ind w:left="1440"/>
      </w:pPr>
      <w:r>
        <w:t>Email</w:t>
      </w:r>
    </w:p>
    <w:p w14:paraId="5443B447" w14:textId="77777777" w:rsidR="00100902" w:rsidRDefault="00000000">
      <w:pPr>
        <w:pStyle w:val="NormalWeb"/>
        <w:ind w:left="1440"/>
      </w:pPr>
      <w:r>
        <w:t>Department</w:t>
      </w:r>
    </w:p>
    <w:p w14:paraId="32D270F7" w14:textId="77777777" w:rsidR="00100902" w:rsidRDefault="00000000">
      <w:pPr>
        <w:pStyle w:val="Heading3"/>
        <w:rPr>
          <w:rFonts w:ascii="Times New Roman" w:hAnsi="Times New Roman" w:hint="default"/>
        </w:rPr>
      </w:pPr>
      <w:r>
        <w:rPr>
          <w:rStyle w:val="Strong"/>
          <w:rFonts w:ascii="Times New Roman" w:hAnsi="Times New Roman" w:hint="default"/>
          <w:b/>
          <w:bCs/>
        </w:rPr>
        <w:t>4.7 Applicant Shortlisting</w:t>
      </w:r>
    </w:p>
    <w:p w14:paraId="0A8301C1" w14:textId="77777777" w:rsidR="00100902" w:rsidRDefault="00000000">
      <w:pPr>
        <w:pStyle w:val="NormalWeb"/>
        <w:ind w:left="720"/>
      </w:pPr>
      <w:r>
        <w:t>System sorts applicants by CGPA (highest first).</w:t>
      </w:r>
    </w:p>
    <w:p w14:paraId="251BC096" w14:textId="77777777" w:rsidR="00100902" w:rsidRDefault="00000000">
      <w:pPr>
        <w:pStyle w:val="NormalWeb"/>
        <w:ind w:left="720"/>
      </w:pPr>
      <w:r>
        <w:t xml:space="preserve">Admin selects top </w:t>
      </w:r>
      <w:r>
        <w:rPr>
          <w:rStyle w:val="Strong"/>
        </w:rPr>
        <w:t>three</w:t>
      </w:r>
      <w:r>
        <w:t xml:space="preserve"> applicants for interview.</w:t>
      </w:r>
    </w:p>
    <w:p w14:paraId="054BD58C" w14:textId="77777777" w:rsidR="00100902" w:rsidRDefault="00000000">
      <w:pPr>
        <w:pStyle w:val="NormalWeb"/>
        <w:ind w:left="720"/>
      </w:pPr>
      <w:r>
        <w:t>Admin assigns:</w:t>
      </w:r>
    </w:p>
    <w:p w14:paraId="38BCEA79" w14:textId="77777777" w:rsidR="00100902" w:rsidRDefault="00000000">
      <w:pPr>
        <w:pStyle w:val="NormalWeb"/>
        <w:ind w:left="1440"/>
      </w:pPr>
      <w:r>
        <w:t>Interview date</w:t>
      </w:r>
    </w:p>
    <w:p w14:paraId="1D095AFC" w14:textId="77777777" w:rsidR="00100902" w:rsidRDefault="00000000">
      <w:pPr>
        <w:pStyle w:val="NormalWeb"/>
        <w:ind w:left="1440"/>
      </w:pPr>
      <w:r>
        <w:t>Interview time</w:t>
      </w:r>
    </w:p>
    <w:p w14:paraId="693B45D9" w14:textId="77777777" w:rsidR="00100902" w:rsidRDefault="00000000">
      <w:pPr>
        <w:pStyle w:val="Heading3"/>
        <w:rPr>
          <w:rFonts w:ascii="Times New Roman" w:hAnsi="Times New Roman" w:hint="default"/>
        </w:rPr>
      </w:pPr>
      <w:r>
        <w:rPr>
          <w:rStyle w:val="Strong"/>
          <w:rFonts w:ascii="Times New Roman" w:hAnsi="Times New Roman" w:hint="default"/>
          <w:b/>
          <w:bCs/>
        </w:rPr>
        <w:t>4.8 Display Applicant Status</w:t>
      </w:r>
    </w:p>
    <w:p w14:paraId="5B5D48D9" w14:textId="77777777" w:rsidR="00100902" w:rsidRDefault="00000000">
      <w:pPr>
        <w:pStyle w:val="NormalWeb"/>
        <w:ind w:left="720"/>
      </w:pPr>
      <w:r>
        <w:t>Selected applicants see:</w:t>
      </w:r>
    </w:p>
    <w:p w14:paraId="6CE34406" w14:textId="77777777" w:rsidR="00100902" w:rsidRDefault="00000000">
      <w:pPr>
        <w:pStyle w:val="NormalWeb"/>
        <w:ind w:left="1440"/>
      </w:pPr>
      <w:r>
        <w:rPr>
          <w:rStyle w:val="Strong"/>
        </w:rPr>
        <w:t>Status: Selected</w:t>
      </w:r>
    </w:p>
    <w:p w14:paraId="2595CC8F" w14:textId="77777777" w:rsidR="00100902" w:rsidRDefault="00000000">
      <w:pPr>
        <w:pStyle w:val="NormalWeb"/>
        <w:ind w:left="1440"/>
      </w:pPr>
      <w:r>
        <w:t>Interview date &amp; time</w:t>
      </w:r>
    </w:p>
    <w:p w14:paraId="58D349BD" w14:textId="77777777" w:rsidR="00100902" w:rsidRDefault="00000000">
      <w:pPr>
        <w:pStyle w:val="NormalWeb"/>
        <w:ind w:left="720"/>
      </w:pPr>
      <w:r>
        <w:t>Not selected applicants see:</w:t>
      </w:r>
    </w:p>
    <w:p w14:paraId="0FED1871" w14:textId="77777777" w:rsidR="00100902" w:rsidRDefault="00000000">
      <w:pPr>
        <w:pStyle w:val="NormalWeb"/>
        <w:ind w:left="1440"/>
      </w:pPr>
      <w:r>
        <w:rPr>
          <w:rStyle w:val="Strong"/>
        </w:rPr>
        <w:t>Status: Not Selected</w:t>
      </w:r>
    </w:p>
    <w:p w14:paraId="781D36CC" w14:textId="77777777" w:rsidR="00100902" w:rsidRDefault="00000000">
      <w:pPr>
        <w:pStyle w:val="NormalWeb"/>
        <w:ind w:left="720"/>
      </w:pPr>
      <w:r>
        <w:t>Pending applicants see:</w:t>
      </w:r>
    </w:p>
    <w:p w14:paraId="76F6D65A" w14:textId="77777777" w:rsidR="00100902" w:rsidRDefault="00000000">
      <w:pPr>
        <w:pStyle w:val="NormalWeb"/>
        <w:ind w:left="1440"/>
      </w:pPr>
      <w:r>
        <w:rPr>
          <w:rStyle w:val="Strong"/>
        </w:rPr>
        <w:t>Status: Pending</w:t>
      </w:r>
    </w:p>
    <w:p w14:paraId="4E7A8A11" w14:textId="77777777" w:rsidR="00100902" w:rsidRDefault="00000000">
      <w:pPr>
        <w:rPr>
          <w:rFonts w:ascii="Times New Roman" w:hAnsi="Times New Roman" w:cs="Times New Roman"/>
        </w:rPr>
      </w:pPr>
      <w:r>
        <w:rPr>
          <w:rFonts w:ascii="Times New Roman" w:hAnsi="Times New Roman" w:cs="Times New Roman"/>
        </w:rPr>
        <w:pict w14:anchorId="601A3782">
          <v:rect id="_x0000_i1027" style="width:6in;height:1.5pt" o:hralign="center" o:hrstd="t" o:hr="t" fillcolor="#a0a0a0" stroked="f"/>
        </w:pict>
      </w:r>
    </w:p>
    <w:p w14:paraId="556F3D20" w14:textId="77777777" w:rsidR="00100902" w:rsidRDefault="00000000">
      <w:pPr>
        <w:pStyle w:val="Heading1"/>
        <w:rPr>
          <w:rFonts w:ascii="Times New Roman" w:hAnsi="Times New Roman" w:hint="default"/>
        </w:rPr>
      </w:pPr>
      <w:r>
        <w:rPr>
          <w:rStyle w:val="Strong"/>
          <w:rFonts w:ascii="Times New Roman" w:hAnsi="Times New Roman" w:hint="default"/>
          <w:b/>
          <w:bCs/>
        </w:rPr>
        <w:t>5. Non-Functional Requirements</w:t>
      </w:r>
    </w:p>
    <w:p w14:paraId="1768F99F" w14:textId="77777777" w:rsidR="00100902" w:rsidRDefault="00000000">
      <w:pPr>
        <w:pStyle w:val="Heading2"/>
        <w:rPr>
          <w:rFonts w:ascii="Times New Roman" w:hAnsi="Times New Roman" w:hint="default"/>
        </w:rPr>
      </w:pPr>
      <w:r>
        <w:rPr>
          <w:rStyle w:val="Strong"/>
          <w:rFonts w:ascii="Times New Roman" w:hAnsi="Times New Roman" w:hint="default"/>
          <w:b/>
          <w:bCs/>
        </w:rPr>
        <w:t>5.1 Performance Requirements</w:t>
      </w:r>
    </w:p>
    <w:p w14:paraId="215B4EF0" w14:textId="77777777" w:rsidR="00100902" w:rsidRDefault="00000000">
      <w:pPr>
        <w:pStyle w:val="NormalWeb"/>
        <w:ind w:left="720"/>
      </w:pPr>
      <w:r>
        <w:t>Fast response for all operations</w:t>
      </w:r>
    </w:p>
    <w:p w14:paraId="789ACB75" w14:textId="77777777" w:rsidR="00100902" w:rsidRDefault="00000000">
      <w:pPr>
        <w:pStyle w:val="NormalWeb"/>
        <w:ind w:left="720"/>
      </w:pPr>
      <w:r>
        <w:t>Can handle up to 15 applicants (5 per department).</w:t>
      </w:r>
    </w:p>
    <w:p w14:paraId="5348F08B" w14:textId="77777777" w:rsidR="00100902" w:rsidRDefault="00000000">
      <w:pPr>
        <w:pStyle w:val="Heading2"/>
        <w:rPr>
          <w:rFonts w:ascii="Times New Roman" w:hAnsi="Times New Roman" w:hint="default"/>
        </w:rPr>
      </w:pPr>
      <w:r>
        <w:rPr>
          <w:rStyle w:val="Strong"/>
          <w:rFonts w:ascii="Times New Roman" w:hAnsi="Times New Roman" w:hint="default"/>
          <w:b/>
          <w:bCs/>
        </w:rPr>
        <w:lastRenderedPageBreak/>
        <w:t>5.2 Safety Requirements</w:t>
      </w:r>
    </w:p>
    <w:p w14:paraId="131A3CCC" w14:textId="77777777" w:rsidR="00100902" w:rsidRDefault="00000000">
      <w:pPr>
        <w:pStyle w:val="NormalWeb"/>
        <w:ind w:left="720"/>
      </w:pPr>
      <w:r>
        <w:t>System should handle invalid inputs safely.</w:t>
      </w:r>
    </w:p>
    <w:p w14:paraId="2ABF1D30" w14:textId="77777777" w:rsidR="00100902" w:rsidRDefault="00000000">
      <w:pPr>
        <w:pStyle w:val="NormalWeb"/>
        <w:ind w:left="720"/>
      </w:pPr>
      <w:r>
        <w:t>System should not crash during runtime.</w:t>
      </w:r>
    </w:p>
    <w:p w14:paraId="37816D49" w14:textId="77777777" w:rsidR="00100902" w:rsidRDefault="00000000">
      <w:pPr>
        <w:pStyle w:val="Heading2"/>
        <w:rPr>
          <w:rFonts w:ascii="Times New Roman" w:hAnsi="Times New Roman" w:hint="default"/>
        </w:rPr>
      </w:pPr>
      <w:r>
        <w:rPr>
          <w:rStyle w:val="Strong"/>
          <w:rFonts w:ascii="Times New Roman" w:hAnsi="Times New Roman" w:hint="default"/>
          <w:b/>
          <w:bCs/>
        </w:rPr>
        <w:t>5.3 Security Requirements</w:t>
      </w:r>
    </w:p>
    <w:p w14:paraId="0EC0A781" w14:textId="77777777" w:rsidR="00100902" w:rsidRDefault="00000000">
      <w:pPr>
        <w:pStyle w:val="NormalWeb"/>
        <w:ind w:left="720"/>
      </w:pPr>
      <w:r>
        <w:t>Basic password-based login.</w:t>
      </w:r>
    </w:p>
    <w:p w14:paraId="2D0A9764" w14:textId="77777777" w:rsidR="00100902" w:rsidRDefault="00000000">
      <w:pPr>
        <w:pStyle w:val="NormalWeb"/>
        <w:ind w:left="720"/>
      </w:pPr>
      <w:r>
        <w:t>No access to admin features without admin password.</w:t>
      </w:r>
    </w:p>
    <w:p w14:paraId="470E3B81" w14:textId="77777777" w:rsidR="00100902" w:rsidRDefault="00000000">
      <w:pPr>
        <w:pStyle w:val="Heading2"/>
        <w:rPr>
          <w:rFonts w:ascii="Times New Roman" w:hAnsi="Times New Roman" w:hint="default"/>
        </w:rPr>
      </w:pPr>
      <w:r>
        <w:rPr>
          <w:rStyle w:val="Strong"/>
          <w:rFonts w:ascii="Times New Roman" w:hAnsi="Times New Roman" w:hint="default"/>
          <w:b/>
          <w:bCs/>
        </w:rPr>
        <w:t>5.4 User Documentation</w:t>
      </w:r>
    </w:p>
    <w:p w14:paraId="03698AC9" w14:textId="77777777" w:rsidR="00100902" w:rsidRDefault="00000000">
      <w:pPr>
        <w:pStyle w:val="NormalWeb"/>
        <w:ind w:left="720"/>
      </w:pPr>
      <w:r>
        <w:t>A simple manual explaining</w:t>
      </w:r>
    </w:p>
    <w:p w14:paraId="43904DBF" w14:textId="77777777" w:rsidR="00100902" w:rsidRDefault="00000000">
      <w:pPr>
        <w:pStyle w:val="NormalWeb"/>
        <w:ind w:left="1440"/>
      </w:pPr>
      <w:r>
        <w:t>Registration</w:t>
      </w:r>
    </w:p>
    <w:p w14:paraId="4C3FD38A" w14:textId="77777777" w:rsidR="00100902" w:rsidRDefault="00000000">
      <w:pPr>
        <w:pStyle w:val="NormalWeb"/>
        <w:ind w:left="1440"/>
      </w:pPr>
      <w:r>
        <w:t>Login</w:t>
      </w:r>
    </w:p>
    <w:p w14:paraId="0360B6F2" w14:textId="77777777" w:rsidR="00100902" w:rsidRDefault="00000000">
      <w:pPr>
        <w:pStyle w:val="NormalWeb"/>
        <w:ind w:left="1440"/>
      </w:pPr>
      <w:r>
        <w:t>Applying</w:t>
      </w:r>
    </w:p>
    <w:p w14:paraId="3BA2EEDE" w14:textId="77777777" w:rsidR="00100902" w:rsidRDefault="00000000">
      <w:pPr>
        <w:pStyle w:val="NormalWeb"/>
        <w:ind w:left="1440"/>
      </w:pPr>
      <w:r>
        <w:t>Admin operations</w:t>
      </w:r>
    </w:p>
    <w:p w14:paraId="1E4BE2C9" w14:textId="77777777" w:rsidR="00100902" w:rsidRDefault="00000000">
      <w:pPr>
        <w:rPr>
          <w:rFonts w:ascii="Times New Roman" w:hAnsi="Times New Roman" w:cs="Times New Roman"/>
        </w:rPr>
      </w:pPr>
      <w:r>
        <w:rPr>
          <w:rFonts w:ascii="Times New Roman" w:hAnsi="Times New Roman" w:cs="Times New Roman"/>
        </w:rPr>
        <w:pict w14:anchorId="390D3031">
          <v:rect id="_x0000_i1028" style="width:6in;height:1.5pt" o:hralign="center" o:hrstd="t" o:hr="t" fillcolor="#a0a0a0" stroked="f"/>
        </w:pict>
      </w:r>
    </w:p>
    <w:p w14:paraId="458FFFAD" w14:textId="77777777" w:rsidR="00100902" w:rsidRDefault="00000000">
      <w:pPr>
        <w:pStyle w:val="Heading1"/>
        <w:rPr>
          <w:rFonts w:ascii="Times New Roman" w:hAnsi="Times New Roman" w:hint="default"/>
        </w:rPr>
      </w:pPr>
      <w:r>
        <w:rPr>
          <w:rStyle w:val="Strong"/>
          <w:rFonts w:ascii="Times New Roman" w:hAnsi="Times New Roman" w:hint="default"/>
          <w:b/>
          <w:bCs/>
        </w:rPr>
        <w:t>6. Assumptions and Dependencies</w:t>
      </w:r>
    </w:p>
    <w:p w14:paraId="533DFE2E" w14:textId="77777777" w:rsidR="00100902" w:rsidRDefault="00000000">
      <w:pPr>
        <w:pStyle w:val="NormalWeb"/>
        <w:ind w:left="720"/>
      </w:pPr>
      <w:r>
        <w:t>Users will enter valid and meaningful data.</w:t>
      </w:r>
    </w:p>
    <w:p w14:paraId="5B755FF5" w14:textId="77777777" w:rsidR="00100902" w:rsidRDefault="00000000">
      <w:pPr>
        <w:pStyle w:val="NormalWeb"/>
        <w:ind w:left="720"/>
      </w:pPr>
      <w:r>
        <w:t>System runs on a single local machine.</w:t>
      </w:r>
    </w:p>
    <w:p w14:paraId="239C4E9C" w14:textId="77777777" w:rsidR="00100902" w:rsidRDefault="00000000">
      <w:pPr>
        <w:pStyle w:val="NormalWeb"/>
        <w:ind w:left="720"/>
      </w:pPr>
      <w:r>
        <w:t>No internet connection required.</w:t>
      </w:r>
    </w:p>
    <w:p w14:paraId="515FDF5D" w14:textId="77777777" w:rsidR="00100902" w:rsidRDefault="00000000">
      <w:pPr>
        <w:pStyle w:val="NormalWeb"/>
        <w:ind w:left="720"/>
      </w:pPr>
      <w:r>
        <w:t>Admin manually posts all internships.</w:t>
      </w:r>
    </w:p>
    <w:p w14:paraId="3F2001C2" w14:textId="77777777" w:rsidR="00100902" w:rsidRDefault="00000000">
      <w:pPr>
        <w:rPr>
          <w:rFonts w:ascii="Times New Roman" w:hAnsi="Times New Roman" w:cs="Times New Roman"/>
        </w:rPr>
      </w:pPr>
      <w:r>
        <w:rPr>
          <w:rFonts w:ascii="Times New Roman" w:hAnsi="Times New Roman" w:cs="Times New Roman"/>
        </w:rPr>
        <w:pict w14:anchorId="593C3C1E">
          <v:rect id="_x0000_i1029" style="width:6in;height:1.5pt" o:hralign="center" o:hrstd="t" o:hr="t" fillcolor="#a0a0a0" stroked="f"/>
        </w:pict>
      </w:r>
    </w:p>
    <w:p w14:paraId="70FAC562" w14:textId="77777777" w:rsidR="00100902" w:rsidRDefault="00000000">
      <w:pPr>
        <w:pStyle w:val="Heading1"/>
        <w:rPr>
          <w:rFonts w:ascii="Times New Roman" w:hAnsi="Times New Roman" w:hint="default"/>
        </w:rPr>
      </w:pPr>
      <w:r>
        <w:rPr>
          <w:rStyle w:val="Strong"/>
          <w:rFonts w:ascii="Times New Roman" w:hAnsi="Times New Roman" w:hint="default"/>
          <w:b/>
          <w:bCs/>
        </w:rPr>
        <w:t>7. References</w:t>
      </w:r>
    </w:p>
    <w:p w14:paraId="68FB084C" w14:textId="77777777" w:rsidR="00100902" w:rsidRDefault="00000000">
      <w:pPr>
        <w:pStyle w:val="NormalWeb"/>
        <w:ind w:left="720"/>
      </w:pPr>
      <w:r>
        <w:t>IEEE SRS Template</w:t>
      </w:r>
    </w:p>
    <w:p w14:paraId="3E2239BE" w14:textId="77777777" w:rsidR="00100902" w:rsidRDefault="00000000">
      <w:pPr>
        <w:pStyle w:val="NormalWeb"/>
        <w:ind w:left="720"/>
      </w:pPr>
      <w:r>
        <w:t>Class lecture notes for Software Engineering</w:t>
      </w:r>
    </w:p>
    <w:p w14:paraId="173068F0" w14:textId="77777777" w:rsidR="00100902" w:rsidRDefault="00000000">
      <w:pPr>
        <w:pStyle w:val="NormalWeb"/>
        <w:ind w:left="720"/>
      </w:pPr>
      <w:r>
        <w:lastRenderedPageBreak/>
        <w:t>Basic C++ concepts</w:t>
      </w:r>
    </w:p>
    <w:p w14:paraId="43777F8A" w14:textId="77777777" w:rsidR="00100902" w:rsidRDefault="00000000">
      <w:pPr>
        <w:rPr>
          <w:rFonts w:ascii="Times New Roman" w:hAnsi="Times New Roman" w:cs="Times New Roman"/>
        </w:rPr>
      </w:pPr>
      <w:r>
        <w:rPr>
          <w:rFonts w:ascii="Times New Roman" w:hAnsi="Times New Roman" w:cs="Times New Roman"/>
        </w:rPr>
        <w:pict w14:anchorId="619ABFF3">
          <v:rect id="_x0000_i1030" style="width:6in;height:1.5pt" o:hralign="center" o:hrstd="t" o:hr="t" fillcolor="#a0a0a0" stroked="f"/>
        </w:pict>
      </w:r>
    </w:p>
    <w:p w14:paraId="27F5F529" w14:textId="77777777" w:rsidR="00100902" w:rsidRDefault="00000000">
      <w:pPr>
        <w:pStyle w:val="Heading1"/>
        <w:rPr>
          <w:rFonts w:ascii="Times New Roman" w:hAnsi="Times New Roman" w:hint="default"/>
        </w:rPr>
      </w:pPr>
      <w:r>
        <w:rPr>
          <w:rStyle w:val="Strong"/>
          <w:rFonts w:ascii="Times New Roman" w:hAnsi="Times New Roman" w:hint="default"/>
          <w:b/>
          <w:bCs/>
        </w:rPr>
        <w:t>8. Appendices</w:t>
      </w:r>
    </w:p>
    <w:p w14:paraId="38D7EB80" w14:textId="77777777" w:rsidR="00100902" w:rsidRDefault="00000000">
      <w:pPr>
        <w:pStyle w:val="Heading2"/>
        <w:rPr>
          <w:rStyle w:val="Strong"/>
          <w:rFonts w:ascii="Times New Roman" w:hAnsi="Times New Roman" w:hint="default"/>
          <w:b/>
          <w:bCs/>
        </w:rPr>
      </w:pPr>
      <w:r>
        <w:rPr>
          <w:rStyle w:val="Strong"/>
          <w:rFonts w:ascii="Times New Roman" w:hAnsi="Times New Roman" w:hint="default"/>
          <w:b/>
          <w:bCs/>
        </w:rPr>
        <w:t>Appendix A: Departments</w:t>
      </w:r>
    </w:p>
    <w:p w14:paraId="29C2063F" w14:textId="77777777" w:rsidR="00100902" w:rsidRDefault="00000000">
      <w:pPr>
        <w:rPr>
          <w:rStyle w:val="Strong"/>
          <w:rFonts w:ascii="Times New Roman" w:hAnsi="Times New Roman" w:cs="Times New Roman"/>
        </w:rPr>
      </w:pPr>
      <w:r>
        <w:rPr>
          <w:rStyle w:val="Strong"/>
          <w:rFonts w:ascii="Times New Roman" w:hAnsi="Times New Roman" w:cs="Times New Roman"/>
        </w:rPr>
        <w:t>Computer Science</w:t>
      </w:r>
    </w:p>
    <w:p w14:paraId="6A3CF410" w14:textId="77777777" w:rsidR="00100902" w:rsidRDefault="00000000">
      <w:pPr>
        <w:rPr>
          <w:rStyle w:val="Strong"/>
          <w:rFonts w:ascii="Times New Roman" w:hAnsi="Times New Roman" w:cs="Times New Roman"/>
        </w:rPr>
      </w:pPr>
      <w:r>
        <w:rPr>
          <w:rStyle w:val="Strong"/>
          <w:rFonts w:ascii="Times New Roman" w:hAnsi="Times New Roman" w:cs="Times New Roman"/>
        </w:rPr>
        <w:t>Urdu</w:t>
      </w:r>
    </w:p>
    <w:p w14:paraId="6B2F122F" w14:textId="77777777" w:rsidR="00100902" w:rsidRDefault="00000000">
      <w:pPr>
        <w:rPr>
          <w:rStyle w:val="Strong"/>
          <w:rFonts w:ascii="Times New Roman" w:hAnsi="Times New Roman" w:cs="Times New Roman"/>
        </w:rPr>
      </w:pPr>
      <w:r>
        <w:rPr>
          <w:rStyle w:val="Strong"/>
          <w:rFonts w:ascii="Times New Roman" w:hAnsi="Times New Roman" w:cs="Times New Roman"/>
        </w:rPr>
        <w:t>Arabic</w:t>
      </w:r>
    </w:p>
    <w:p w14:paraId="0F8BD5E5" w14:textId="77777777" w:rsidR="00100902" w:rsidRDefault="00000000">
      <w:pPr>
        <w:pStyle w:val="Heading2"/>
        <w:rPr>
          <w:rFonts w:ascii="Times New Roman" w:hAnsi="Times New Roman" w:hint="default"/>
        </w:rPr>
      </w:pPr>
      <w:r>
        <w:rPr>
          <w:rStyle w:val="Strong"/>
          <w:rFonts w:ascii="Times New Roman" w:hAnsi="Times New Roman" w:hint="default"/>
          <w:b/>
          <w:bCs/>
        </w:rPr>
        <w:t>Appendix B: System Limits</w:t>
      </w:r>
    </w:p>
    <w:p w14:paraId="09FA0C5A" w14:textId="77777777" w:rsidR="00100902" w:rsidRDefault="00000000">
      <w:pPr>
        <w:pStyle w:val="NormalWeb"/>
        <w:ind w:left="720"/>
      </w:pPr>
      <w:r>
        <w:t>3 seats per department</w:t>
      </w:r>
    </w:p>
    <w:p w14:paraId="753EAAC3" w14:textId="77777777" w:rsidR="00100902" w:rsidRDefault="00000000">
      <w:pPr>
        <w:pStyle w:val="NormalWeb"/>
        <w:ind w:left="720"/>
      </w:pPr>
      <w:r>
        <w:t>5 applicants per department</w:t>
      </w:r>
    </w:p>
    <w:p w14:paraId="3F5A0460" w14:textId="77777777" w:rsidR="00100902" w:rsidRDefault="00100902">
      <w:pPr>
        <w:spacing w:beforeAutospacing="1" w:afterAutospacing="1"/>
        <w:rPr>
          <w:rFonts w:ascii="Times New Roman" w:hAnsi="Times New Roman" w:cs="Times New Roman"/>
        </w:rPr>
      </w:pPr>
    </w:p>
    <w:p w14:paraId="1120BDC4" w14:textId="77777777" w:rsidR="00100902" w:rsidRDefault="00100902">
      <w:pPr>
        <w:rPr>
          <w:rFonts w:ascii="Times New Roman" w:hAnsi="Times New Roman" w:cs="Times New Roman"/>
        </w:rPr>
      </w:pPr>
    </w:p>
    <w:sectPr w:rsidR="001009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FAF4787"/>
    <w:rsid w:val="00100902"/>
    <w:rsid w:val="00A61A26"/>
    <w:rsid w:val="00AF1F3F"/>
    <w:rsid w:val="00B67E29"/>
    <w:rsid w:val="15311E18"/>
    <w:rsid w:val="2FAF4787"/>
    <w:rsid w:val="360B1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4A807"/>
  <w15:docId w15:val="{9CF9BEEF-71D5-466B-AAEA-AAB61F71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basedOn w:val="Normal"/>
    <w:link w:val="TitleChar"/>
    <w:qFormat/>
    <w:rsid w:val="00B67E29"/>
    <w:pPr>
      <w:spacing w:before="240" w:after="60"/>
      <w:jc w:val="center"/>
      <w:outlineLvl w:val="0"/>
    </w:pPr>
    <w:rPr>
      <w:rFonts w:ascii="Arial" w:eastAsia="Times New Roman" w:hAnsi="Arial" w:cs="Arial"/>
      <w:b/>
      <w:bCs/>
      <w:kern w:val="28"/>
      <w:sz w:val="32"/>
      <w:szCs w:val="32"/>
      <w:lang w:eastAsia="en-US"/>
    </w:rPr>
  </w:style>
  <w:style w:type="character" w:customStyle="1" w:styleId="TitleChar">
    <w:name w:val="Title Char"/>
    <w:basedOn w:val="DefaultParagraphFont"/>
    <w:link w:val="Title"/>
    <w:rsid w:val="00B67E29"/>
    <w:rPr>
      <w:rFonts w:ascii="Arial" w:eastAsia="Times New Roman" w:hAnsi="Arial" w:cs="Arial"/>
      <w:b/>
      <w:bCs/>
      <w:kern w:val="28"/>
      <w:sz w:val="32"/>
      <w:szCs w:val="32"/>
    </w:rPr>
  </w:style>
  <w:style w:type="paragraph" w:customStyle="1" w:styleId="special">
    <w:name w:val="special"/>
    <w:basedOn w:val="Normal"/>
    <w:rsid w:val="00B67E29"/>
    <w:rPr>
      <w:rFonts w:ascii="Arial" w:eastAsia="Times New Roman" w:hAnsi="Arial" w:cs="Times New Roman"/>
      <w:b/>
      <w:bCs/>
      <w:sz w:val="28"/>
      <w:szCs w:val="24"/>
      <w:lang w:eastAsia="en-US"/>
      <w14:shadow w14:blurRad="50800" w14:dist="38100" w14:dir="2700000" w14:sx="100000" w14:sy="100000" w14:kx="0" w14:ky="0" w14:algn="tl">
        <w14:srgbClr w14:val="000000">
          <w14:alpha w14:val="60000"/>
        </w14:srgbClr>
      </w14:shadow>
    </w:rPr>
  </w:style>
  <w:style w:type="paragraph" w:styleId="TOC2">
    <w:name w:val="toc 2"/>
    <w:basedOn w:val="Normal"/>
    <w:next w:val="Normal"/>
    <w:autoRedefine/>
    <w:rsid w:val="00A61A26"/>
    <w:pPr>
      <w:tabs>
        <w:tab w:val="left" w:pos="540"/>
        <w:tab w:val="right" w:leader="dot" w:pos="9350"/>
      </w:tabs>
      <w:spacing w:line="360" w:lineRule="auto"/>
      <w:ind w:left="240"/>
    </w:pPr>
    <w:rPr>
      <w:rFonts w:ascii="Times New Roman" w:eastAsia="Times New Roman" w:hAnsi="Times New Roman" w:cs="Times New Roman"/>
      <w:smallCaps/>
      <w:noProof/>
      <w:sz w:val="24"/>
      <w:szCs w:val="24"/>
      <w:lang w:eastAsia="en-US"/>
    </w:rPr>
  </w:style>
  <w:style w:type="paragraph" w:styleId="TOC3">
    <w:name w:val="toc 3"/>
    <w:basedOn w:val="Normal"/>
    <w:next w:val="Normal"/>
    <w:autoRedefine/>
    <w:rsid w:val="00A61A26"/>
    <w:pPr>
      <w:ind w:left="480"/>
    </w:pPr>
    <w:rPr>
      <w:rFonts w:ascii="Times New Roman" w:eastAsia="Times New Roman" w:hAnsi="Times New Roman" w:cs="Times New Roman"/>
      <w:i/>
      <w:iCs/>
      <w:sz w:val="24"/>
      <w:szCs w:val="24"/>
      <w:lang w:eastAsia="en-US"/>
    </w:rPr>
  </w:style>
  <w:style w:type="character" w:styleId="Hyperlink">
    <w:name w:val="Hyperlink"/>
    <w:basedOn w:val="DefaultParagraphFont"/>
    <w:rsid w:val="00A61A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E473D-FBE1-403F-9563-7FFBB01D6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 SAHI</dc:creator>
  <cp:lastModifiedBy>muhammad abdullah</cp:lastModifiedBy>
  <cp:revision>2</cp:revision>
  <dcterms:created xsi:type="dcterms:W3CDTF">2025-11-22T14:32:00Z</dcterms:created>
  <dcterms:modified xsi:type="dcterms:W3CDTF">2025-11-22T14:32:00Z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3EBDAE1595C64CAFBACAB45496236232_11</vt:lpwstr>
  </property>
</Properties>
</file>